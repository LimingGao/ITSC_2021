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45C03" w14:textId="022FC4B3" w:rsidR="00D1656A" w:rsidRDefault="00D1656A" w:rsidP="00D1656A">
      <w:pPr>
        <w:pStyle w:val="Title"/>
        <w:framePr w:w="9747" w:h="1202" w:hRule="exact" w:wrap="notBeside" w:x="1228" w:y="184" w:anchorLock="0"/>
      </w:pPr>
      <w:r w:rsidRPr="003B31AD">
        <w:rPr>
          <w:highlight w:val="yellow"/>
        </w:rPr>
        <w:t>Analytical</w:t>
      </w:r>
      <w:r w:rsidRPr="00000992">
        <w:t xml:space="preserve">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p>
    <w:p w14:paraId="702EA1C8" w14:textId="77777777" w:rsidR="00D1656A" w:rsidRDefault="00D1656A" w:rsidP="00D1656A">
      <w:pPr>
        <w:pStyle w:val="Authors"/>
        <w:framePr w:wrap="notBeside" w:x="1633" w:y="1599"/>
      </w:pPr>
      <w:commentRangeStart w:id="0"/>
      <w:r>
        <w:t>Liming Gao,</w:t>
      </w:r>
      <w:commentRangeEnd w:id="0"/>
      <w:r w:rsidR="00A178EB">
        <w:rPr>
          <w:rStyle w:val="CommentReference"/>
        </w:rPr>
        <w:commentReference w:id="0"/>
      </w:r>
      <w:r>
        <w:t xml:space="preserve"> </w:t>
      </w:r>
      <w:commentRangeStart w:id="1"/>
      <w:r w:rsidRPr="00BB67D7">
        <w:t>Craig Beal</w:t>
      </w:r>
      <w:commentRangeEnd w:id="1"/>
      <w:r w:rsidR="00E64925">
        <w:rPr>
          <w:rStyle w:val="CommentReference"/>
        </w:rPr>
        <w:commentReference w:id="1"/>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6854611" w14:textId="333CEE3E" w:rsidR="00694D3E" w:rsidRPr="003B673F" w:rsidRDefault="00F4005A" w:rsidP="003B673F">
      <w:pPr>
        <w:pStyle w:val="Text"/>
        <w:ind w:firstLineChars="100" w:firstLine="20"/>
        <w:rPr>
          <w:b/>
          <w:bCs/>
          <w:sz w:val="18"/>
          <w:szCs w:val="18"/>
        </w:rPr>
      </w:pPr>
      <w:r>
        <w:rPr>
          <w:sz w:val="2"/>
          <w:szCs w:val="18"/>
        </w:rPr>
        <w:t>.</w:t>
      </w:r>
      <w:r w:rsidR="00C2692F" w:rsidRPr="00D71128">
        <w:rPr>
          <w:rStyle w:val="FootnoteReference"/>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position. However, with connectivity either to other vehicles, infrastructure, or cloud services, future vehicles may have access to this information which is particularly valuable for planning velocity trajectories 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information about road geometry and friction conditions. The novelty of this approach is to explicitly include consideration of the friction ellipse available </w:t>
      </w:r>
      <w:r w:rsidR="00183BB5" w:rsidRPr="003B673F">
        <w:rPr>
          <w:rFonts w:eastAsiaTheme="minorEastAsia"/>
          <w:b/>
          <w:bCs/>
          <w:sz w:val="18"/>
          <w:szCs w:val="18"/>
        </w:rPr>
        <w:t xml:space="preserve">along the intended </w:t>
      </w:r>
      <w:r w:rsidR="00B50881" w:rsidRPr="003B673F">
        <w:rPr>
          <w:rFonts w:eastAsiaTheme="minorEastAsia"/>
          <w:b/>
          <w:bCs/>
          <w:sz w:val="18"/>
          <w:szCs w:val="18"/>
        </w:rPr>
        <w:t>path</w:t>
      </w:r>
      <w:r w:rsidR="007B6851" w:rsidRPr="003B673F">
        <w:rPr>
          <w:rFonts w:eastAsiaTheme="minorEastAsia"/>
          <w:b/>
          <w:bCs/>
          <w:sz w:val="18"/>
          <w:szCs w:val="18"/>
        </w:rPr>
        <w:t xml:space="preserve"> to develop an analytical solution to the allowable </w:t>
      </w:r>
      <w:r w:rsidR="00BE694D" w:rsidRPr="003B673F">
        <w:rPr>
          <w:rFonts w:eastAsiaTheme="minorEastAsia"/>
          <w:b/>
          <w:bCs/>
          <w:sz w:val="18"/>
          <w:szCs w:val="18"/>
        </w:rPr>
        <w:t xml:space="preserve">vehicle </w:t>
      </w:r>
      <w:r w:rsidR="007B6851" w:rsidRPr="003B673F">
        <w:rPr>
          <w:rFonts w:eastAsiaTheme="minorEastAsia"/>
          <w:b/>
          <w:bCs/>
          <w:sz w:val="18"/>
          <w:szCs w:val="18"/>
        </w:rPr>
        <w:t>velocity profile that prevents departure from the friction ellipse. T</w:t>
      </w:r>
      <w:r w:rsidR="0052506D" w:rsidRPr="003B673F">
        <w:rPr>
          <w:rFonts w:eastAsiaTheme="minorEastAsia"/>
          <w:b/>
          <w:bCs/>
          <w:sz w:val="18"/>
          <w:szCs w:val="18"/>
        </w:rPr>
        <w:t xml:space="preserve">he </w:t>
      </w:r>
      <w:r w:rsidR="007B6851" w:rsidRPr="003B673F">
        <w:rPr>
          <w:rFonts w:eastAsiaTheme="minorEastAsia"/>
          <w:b/>
          <w:bCs/>
          <w:sz w:val="18"/>
          <w:szCs w:val="18"/>
        </w:rPr>
        <w:t xml:space="preserve">results further define the relationship between the </w:t>
      </w:r>
      <w:r w:rsidR="008F287F" w:rsidRPr="00042C44">
        <w:rPr>
          <w:rFonts w:eastAsiaTheme="minorEastAsia"/>
          <w:b/>
          <w:bCs/>
          <w:sz w:val="18"/>
          <w:szCs w:val="18"/>
        </w:rPr>
        <w:t>friction bound</w:t>
      </w:r>
      <w:r w:rsidR="00A2754D" w:rsidRPr="003B673F">
        <w:rPr>
          <w:rFonts w:eastAsiaTheme="minorEastAsia"/>
          <w:b/>
          <w:bCs/>
          <w:sz w:val="18"/>
          <w:szCs w:val="18"/>
        </w:rPr>
        <w:t xml:space="preserve">, path geometry, and minimum friction preview distance </w:t>
      </w:r>
      <w:r w:rsidR="007B6851" w:rsidRPr="003B673F">
        <w:rPr>
          <w:rFonts w:eastAsiaTheme="minorEastAsia"/>
          <w:b/>
          <w:bCs/>
          <w:sz w:val="18"/>
          <w:szCs w:val="18"/>
        </w:rPr>
        <w:t xml:space="preserve">that </w:t>
      </w:r>
      <w:r w:rsidR="0052506D" w:rsidRPr="003B673F">
        <w:rPr>
          <w:rFonts w:eastAsiaTheme="minorEastAsia"/>
          <w:b/>
          <w:bCs/>
          <w:sz w:val="18"/>
          <w:szCs w:val="18"/>
        </w:rPr>
        <w:t>ensure the vehicle has sufficient time to take action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w:t>
      </w:r>
      <w:r w:rsidR="00BB3392" w:rsidRPr="00551C17">
        <w:rPr>
          <w:rFonts w:eastAsiaTheme="minorEastAsia"/>
          <w:b/>
          <w:bCs/>
          <w:sz w:val="18"/>
          <w:szCs w:val="18"/>
        </w:rPr>
        <w:t xml:space="preserve">with results showing that the vehicle </w:t>
      </w:r>
      <w:r w:rsidR="006C76C3">
        <w:rPr>
          <w:rFonts w:eastAsiaTheme="minorEastAsia"/>
          <w:b/>
          <w:bCs/>
          <w:sz w:val="18"/>
          <w:szCs w:val="18"/>
        </w:rPr>
        <w:t xml:space="preserve">could anticipate allowable and </w:t>
      </w:r>
      <w:r w:rsidR="006C76C3" w:rsidRPr="003B673F">
        <w:rPr>
          <w:rFonts w:eastAsiaTheme="minorEastAsia"/>
          <w:b/>
          <w:bCs/>
          <w:sz w:val="18"/>
          <w:szCs w:val="18"/>
        </w:rPr>
        <w:t>stable</w:t>
      </w:r>
      <w:r w:rsidR="006C76C3">
        <w:rPr>
          <w:rFonts w:eastAsiaTheme="minorEastAsia"/>
          <w:b/>
          <w:bCs/>
          <w:sz w:val="18"/>
          <w:szCs w:val="18"/>
        </w:rPr>
        <w:t xml:space="preserve"> path keeping speed.</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0D8F2C37" w14:textId="2A8CA957" w:rsidR="0092162D" w:rsidRDefault="004D1300" w:rsidP="00486132">
      <w:pPr>
        <w:pStyle w:val="BodyText"/>
        <w:rPr>
          <w:lang w:eastAsia="zh-CN"/>
        </w:rPr>
      </w:pPr>
      <w:bookmarkStart w:id="2" w:name="OLE_LINK9"/>
      <w:bookmarkStart w:id="3" w:name="OLE_LINK10"/>
      <w:r>
        <w:rPr>
          <w:lang w:eastAsia="zh-CN"/>
        </w:rPr>
        <w:t>Highway road condition</w:t>
      </w:r>
      <w:r w:rsidR="00692553" w:rsidRPr="00486132">
        <w:rPr>
          <w:lang w:eastAsia="zh-CN"/>
        </w:rPr>
        <w:t>s</w:t>
      </w:r>
      <w:r w:rsidRPr="00486132">
        <w:rPr>
          <w:lang w:eastAsia="zh-CN"/>
        </w:rPr>
        <w:t xml:space="preserve"> are reported to </w:t>
      </w:r>
      <w:r>
        <w:rPr>
          <w:lang w:eastAsia="zh-CN"/>
        </w:rPr>
        <w:t xml:space="preserve">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potentially</w:t>
      </w:r>
      <w:r w:rsidR="007E5E8A">
        <w:rPr>
          <w:lang w:eastAsia="zh-CN"/>
        </w:rPr>
        <w:t xml:space="preserve"> 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 xml:space="preserve">The Federal Highway Administration reported that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 xml:space="preserve">road conditions; </w:t>
      </w:r>
      <w:r w:rsidR="008D6159">
        <w:rPr>
          <w:lang w:eastAsia="zh-CN"/>
        </w:rPr>
        <w:t>light rain or snow can reduce average traffic flow volume by 5%-10%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8D6159">
        <w:rPr>
          <w:lang w:eastAsia="zh-CN"/>
        </w:rPr>
        <w:instrText>ADDIN CSL_CITATION {"citationItems":[{"id":"ITEM-1","itemData":{"URL":"https://ops.fhwa.dot.gov/weather/q1_roadimpact.htm","author":[{"dropping-particle":"","family":"Highway","given":"Administration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92162D" w:rsidRPr="0092162D">
        <w:rPr>
          <w:rFonts w:eastAsiaTheme="minorEastAsia"/>
        </w:rPr>
        <w:t>Conversely, efficient highway systems should ensure that vehicles travel as expediently as possible to maximize the throughput of the highway. Uncertainty about exact highway conditions creates a conflict between these two objectives, as drivers may drive too fast and experience adverse road conditions or drive more conservatively than necessary, impeding traffic flow.</w:t>
      </w:r>
    </w:p>
    <w:bookmarkEnd w:id="2"/>
    <w:bookmarkEnd w:id="3"/>
    <w:p w14:paraId="66556366" w14:textId="3BFAE264" w:rsidR="00D33ADC" w:rsidDel="00E64925" w:rsidRDefault="00627EFB" w:rsidP="00627EFB">
      <w:pPr>
        <w:pStyle w:val="BodyText"/>
        <w:rPr>
          <w:del w:id="4" w:author="Craig Beal" w:date="2021-04-20T09:03:00Z"/>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 xml:space="preserve">vehicle </w:t>
      </w:r>
      <w:r w:rsidR="00E05FBB">
        <w:rPr>
          <w:lang w:eastAsia="zh-CN"/>
        </w:rPr>
        <w:t>experiences instability</w:t>
      </w:r>
      <w:r w:rsidR="0008667D">
        <w:rPr>
          <w:lang w:eastAsia="zh-CN"/>
        </w:rPr>
        <w:t>,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8D6159">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[2]","plainTextFormattedCitation":"[2]","previouslyFormattedCitation":"[2]"},"properties":{"noteIndex":0},"schema":"https://github.com/citation-style-language/schema/raw/master/csl-citation.json"}</w:instrText>
      </w:r>
      <w:r w:rsidR="00451C54">
        <w:rPr>
          <w:lang w:eastAsia="zh-CN"/>
        </w:rPr>
        <w:fldChar w:fldCharType="separate"/>
      </w:r>
      <w:r w:rsidR="00486132" w:rsidRPr="00486132">
        <w:rPr>
          <w:noProof/>
          <w:lang w:eastAsia="zh-CN"/>
        </w:rPr>
        <w:t>[2]</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w:t>
      </w:r>
      <w:ins w:id="5" w:author="Craig Beal" w:date="2021-04-20T09:02:00Z">
        <w:r w:rsidR="00E64925">
          <w:rPr>
            <w:lang w:eastAsia="zh-CN"/>
          </w:rPr>
          <w:t xml:space="preserve">employing </w:t>
        </w:r>
      </w:ins>
      <w:r w:rsidR="00D77F2B">
        <w:rPr>
          <w:lang w:eastAsia="zh-CN"/>
        </w:rPr>
        <w:t xml:space="preserve">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8E7CAE">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[3]","plainTextFormattedCitation":"[3]","previouslyFormattedCitation":"[3]"},"properties":{"noteIndex":0},"schema":"https://github.com/citation-style-language/schema/raw/master/csl-citation.json"}</w:instrText>
      </w:r>
      <w:r w:rsidR="00417A18">
        <w:rPr>
          <w:lang w:eastAsia="zh-CN"/>
        </w:rPr>
        <w:fldChar w:fldCharType="separate"/>
      </w:r>
      <w:r w:rsidR="00486132" w:rsidRPr="00486132">
        <w:rPr>
          <w:noProof/>
          <w:lang w:eastAsia="zh-CN"/>
        </w:rPr>
        <w:t>[3]</w:t>
      </w:r>
      <w:r w:rsidR="00417A18">
        <w:rPr>
          <w:lang w:eastAsia="zh-CN"/>
        </w:rPr>
        <w:fldChar w:fldCharType="end"/>
      </w:r>
      <w:ins w:id="6" w:author="Craig Beal" w:date="2021-04-20T09:03:00Z">
        <w:r w:rsidR="00E64925">
          <w:rPr>
            <w:lang w:eastAsia="zh-CN"/>
          </w:rPr>
          <w:t>.</w:t>
        </w:r>
      </w:ins>
      <w:del w:id="7" w:author="Craig Beal" w:date="2021-04-20T09:03:00Z">
        <w:r w:rsidR="00BF6EA8" w:rsidDel="00E64925">
          <w:rPr>
            <w:lang w:eastAsia="zh-CN"/>
          </w:rPr>
          <w:delText>.</w:delText>
        </w:r>
      </w:del>
    </w:p>
    <w:p w14:paraId="5A476080" w14:textId="3D33BF5C" w:rsidR="00A05CA1" w:rsidRDefault="00E64925" w:rsidP="00A05CA1">
      <w:pPr>
        <w:pStyle w:val="BodyText"/>
        <w:rPr>
          <w:lang w:eastAsia="zh-CN"/>
        </w:rPr>
      </w:pPr>
      <w:ins w:id="8" w:author="Craig Beal" w:date="2021-04-20T09:03:00Z">
        <w:r>
          <w:rPr>
            <w:lang w:eastAsia="zh-CN"/>
          </w:rPr>
          <w:t xml:space="preserve"> </w:t>
        </w:r>
      </w:ins>
      <w:r w:rsidR="00454C45">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 xml:space="preserve">are </w:t>
      </w:r>
      <w:del w:id="9" w:author="Craig Beal" w:date="2021-04-20T09:04:00Z">
        <w:r w:rsidR="0010072D" w:rsidRPr="0010072D" w:rsidDel="00E64925">
          <w:rPr>
            <w:lang w:eastAsia="zh-CN"/>
          </w:rPr>
          <w:delText>passively</w:delText>
        </w:r>
        <w:r w:rsidR="0010072D" w:rsidDel="00E64925">
          <w:rPr>
            <w:lang w:eastAsia="zh-CN"/>
          </w:rPr>
          <w:delText xml:space="preserve"> </w:delText>
        </w:r>
      </w:del>
      <w:r w:rsidR="008B07D8">
        <w:rPr>
          <w:lang w:eastAsia="zh-CN"/>
        </w:rPr>
        <w:t>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 xml:space="preserve">tion changes </w:t>
      </w:r>
      <w:r w:rsidR="00E05FBB">
        <w:rPr>
          <w:lang w:eastAsia="zh-CN"/>
        </w:rPr>
        <w:t xml:space="preserve">significantly and rapidly </w:t>
      </w:r>
      <w:r w:rsidR="007E3CC7">
        <w:rPr>
          <w:lang w:eastAsia="zh-CN"/>
        </w:rPr>
        <w:t xml:space="preserve">because </w:t>
      </w:r>
      <w:r w:rsidR="00E05FBB">
        <w:rPr>
          <w:lang w:eastAsia="zh-CN"/>
        </w:rPr>
        <w:t>of delays in the system and real actuator limitations</w:t>
      </w:r>
      <w:r w:rsidR="00D132B9">
        <w:rPr>
          <w:lang w:eastAsia="zh-CN"/>
        </w:rPr>
        <w:t>.</w:t>
      </w:r>
    </w:p>
    <w:p w14:paraId="3BA95EC7" w14:textId="25CD7934" w:rsidR="00E916C8" w:rsidRPr="00E916C8" w:rsidRDefault="009B5655" w:rsidP="00E25723">
      <w:pPr>
        <w:pStyle w:val="BodyText"/>
        <w:rPr>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ies 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 xml:space="preserve">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commentRangeStart w:id="10"/>
      <w:r w:rsidR="00E916C8">
        <w:rPr>
          <w:lang w:eastAsia="zh-CN"/>
        </w:rPr>
        <w:t>However, these systems only maintain vehicle stability from the perspective of body-fixed states and cannot prevent the vehicle from deviating from the desired path when the road condition changes significantly and rapidly.</w:t>
      </w:r>
      <w:commentRangeEnd w:id="10"/>
      <w:r w:rsidR="00E64925">
        <w:rPr>
          <w:rStyle w:val="CommentReference"/>
          <w:rFonts w:eastAsia="DengXian"/>
          <w:spacing w:val="0"/>
        </w:rPr>
        <w:commentReference w:id="10"/>
      </w:r>
    </w:p>
    <w:p w14:paraId="77B33FC7" w14:textId="540A6472"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 xml:space="preserve">longitudinal velocity planning </w:t>
      </w:r>
      <w:r w:rsidR="00C84D0F">
        <w:rPr>
          <w:lang w:eastAsia="zh-CN"/>
        </w:rPr>
        <w:t xml:space="preserve">to maintain stability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8D6159">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rsidR="00523F75">
        <w:rPr>
          <w:lang w:eastAsia="zh-CN"/>
        </w:rPr>
        <w:fldChar w:fldCharType="separate"/>
      </w:r>
      <w:r w:rsidR="00486132" w:rsidRPr="00486132">
        <w:rPr>
          <w:noProof/>
          <w:lang w:eastAsia="zh-CN"/>
        </w:rPr>
        <w:t>[4]</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w:t>
      </w:r>
      <w:r w:rsidR="004006A6">
        <w:rPr>
          <w:lang w:eastAsia="zh-CN"/>
        </w:rPr>
        <w:t xml:space="preserve">the </w:t>
      </w:r>
      <w:r w:rsidR="00F74FFC">
        <w:rPr>
          <w:lang w:eastAsia="zh-CN"/>
        </w:rPr>
        <w:t>lo</w:t>
      </w:r>
      <w:r w:rsidR="004006A6">
        <w:rPr>
          <w:lang w:eastAsia="zh-CN"/>
        </w:rPr>
        <w:t>s</w:t>
      </w:r>
      <w:r w:rsidR="00F74FFC">
        <w:rPr>
          <w:lang w:eastAsia="zh-CN"/>
        </w:rPr>
        <w:t xml:space="preserve">s of control is imminent. </w:t>
      </w:r>
      <w:r w:rsidR="00371A4E">
        <w:rPr>
          <w:lang w:eastAsia="zh-CN"/>
        </w:rPr>
        <w:t>Th</w:t>
      </w:r>
      <w:r w:rsidR="00371A4E" w:rsidRPr="00371A4E">
        <w:rPr>
          <w:lang w:eastAsia="zh-CN"/>
        </w:rPr>
        <w:t xml:space="preserve">e </w:t>
      </w:r>
      <w:r w:rsidR="000E2E5B">
        <w:rPr>
          <w:lang w:eastAsia="zh-CN"/>
        </w:rPr>
        <w:t xml:space="preserve">reason why speed control is </w:t>
      </w:r>
      <w:r w:rsidR="004006A6">
        <w:rPr>
          <w:lang w:eastAsia="zh-CN"/>
        </w:rPr>
        <w:t>effective</w:t>
      </w:r>
      <w:r w:rsidR="00371A4E" w:rsidRPr="00371A4E">
        <w:rPr>
          <w:lang w:eastAsia="zh-CN"/>
        </w:rPr>
        <w:t xml:space="preserve"> is that</w:t>
      </w:r>
      <w:r w:rsidR="00A52738" w:rsidRPr="00371A4E">
        <w:rPr>
          <w:lang w:eastAsia="zh-CN"/>
        </w:rPr>
        <w:t xml:space="preserve"> the vehicle </w:t>
      </w:r>
      <w:r w:rsidR="006E0C53">
        <w:rPr>
          <w:lang w:eastAsia="zh-CN"/>
        </w:rPr>
        <w:t>has</w:t>
      </w:r>
      <w:r w:rsidR="00A52738" w:rsidRPr="00371A4E">
        <w:rPr>
          <w:lang w:eastAsia="zh-CN"/>
        </w:rPr>
        <w:t xml:space="preser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8D6159">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dynamics","type":"article-journal","volume":"57"},"uris":["http://www.mendeley.com/documents/?uuid=5e401ed1-b398-45ab-831f-2d056159c7f7"]}],"mendeley":{"formattedCitation":"[5], [6]","manualFormatting":"[4][5]","plainTextFormattedCitation":"[5], [6]","previouslyFormattedCitation":"[5], [6]"},"properties":{"noteIndex":0},"schema":"https://github.com/citation-style-language/schema/raw/master/csl-citation.json"}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7224EE5C" w:rsidR="008F0E65" w:rsidRDefault="00173707" w:rsidP="008F0E65">
      <w:pPr>
        <w:pStyle w:val="BodyText"/>
        <w:rPr>
          <w:lang w:eastAsia="zh-CN"/>
        </w:rPr>
      </w:pPr>
      <w:r>
        <w:rPr>
          <w:lang w:eastAsia="zh-CN"/>
        </w:rPr>
        <w:t>However</w:t>
      </w:r>
      <w:r w:rsidR="0082291B">
        <w:rPr>
          <w:lang w:eastAsia="zh-CN"/>
        </w:rPr>
        <w:t xml:space="preserve">, </w:t>
      </w:r>
      <w:r w:rsidR="00AB1464">
        <w:rPr>
          <w:lang w:eastAsia="zh-CN"/>
        </w:rPr>
        <w:t>previously published longitudinal velocity planning approaches</w:t>
      </w:r>
      <w:r w:rsidR="00644AAC">
        <w:rPr>
          <w:lang w:eastAsia="zh-CN"/>
        </w:rPr>
        <w:t xml:space="preserve"> </w:t>
      </w:r>
      <w:commentRangeStart w:id="11"/>
      <w:ins w:id="12" w:author="Craig Beal" w:date="2021-04-20T09:13:00Z">
        <w:r w:rsidR="00433986">
          <w:rPr>
            <w:lang w:eastAsia="zh-CN"/>
          </w:rPr>
          <w:t xml:space="preserve">typically </w:t>
        </w:r>
        <w:commentRangeEnd w:id="11"/>
        <w:r w:rsidR="00433986">
          <w:rPr>
            <w:rStyle w:val="CommentReference"/>
            <w:rFonts w:eastAsia="DengXian"/>
            <w:spacing w:val="0"/>
          </w:rPr>
          <w:commentReference w:id="11"/>
        </w:r>
      </w:ins>
      <w:r w:rsidR="00644AAC">
        <w:rPr>
          <w:lang w:eastAsia="zh-CN"/>
        </w:rPr>
        <w:t>consider</w:t>
      </w:r>
      <w:r w:rsidR="00AB1464">
        <w:rPr>
          <w:lang w:eastAsia="zh-CN"/>
        </w:rPr>
        <w:t xml:space="preserve"> only</w:t>
      </w:r>
      <w:r w:rsidR="00644AAC">
        <w:rPr>
          <w:lang w:eastAsia="zh-CN"/>
        </w:rPr>
        <w:t xml:space="preserve"> the variation of </w:t>
      </w:r>
      <w:r w:rsidR="00A90A34">
        <w:rPr>
          <w:lang w:eastAsia="zh-CN"/>
        </w:rPr>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 xml:space="preserve">Research has proved that </w:t>
      </w:r>
      <w:del w:id="13" w:author="Craig Beal" w:date="2021-04-20T09:16:00Z">
        <w:r w:rsidR="008644D1" w:rsidDel="00433986">
          <w:rPr>
            <w:lang w:eastAsia="zh-CN"/>
          </w:rPr>
          <w:delText>t</w:delText>
        </w:r>
        <w:r w:rsidR="00B14BB1" w:rsidRPr="00876E17" w:rsidDel="00433986">
          <w:rPr>
            <w:lang w:eastAsia="zh-CN"/>
          </w:rPr>
          <w:delText xml:space="preserve">he </w:delText>
        </w:r>
      </w:del>
      <w:r w:rsidR="00B14BB1">
        <w:rPr>
          <w:lang w:eastAsia="zh-CN"/>
        </w:rPr>
        <w:t>prior</w:t>
      </w:r>
      <w:r w:rsidR="00B14BB1" w:rsidRPr="00876E17">
        <w:rPr>
          <w:lang w:eastAsia="zh-CN"/>
        </w:rPr>
        <w:t xml:space="preserve"> estimation of friction and peak tire force before </w:t>
      </w:r>
      <w:del w:id="14" w:author="Craig Beal" w:date="2021-04-20T09:16:00Z">
        <w:r w:rsidR="00B14BB1" w:rsidRPr="00876E17" w:rsidDel="00433986">
          <w:rPr>
            <w:lang w:eastAsia="zh-CN"/>
          </w:rPr>
          <w:delText xml:space="preserve">the </w:delText>
        </w:r>
      </w:del>
      <w:ins w:id="15" w:author="Craig Beal" w:date="2021-04-20T09:16:00Z">
        <w:r w:rsidR="00433986">
          <w:rPr>
            <w:lang w:eastAsia="zh-CN"/>
          </w:rPr>
          <w:t>a</w:t>
        </w:r>
        <w:r w:rsidR="00433986" w:rsidRPr="00876E17">
          <w:rPr>
            <w:lang w:eastAsia="zh-CN"/>
          </w:rPr>
          <w:t xml:space="preserve"> </w:t>
        </w:r>
      </w:ins>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w:t>
      </w:r>
      <w:del w:id="16" w:author="Craig Beal" w:date="2021-04-20T09:16:00Z">
        <w:r w:rsidR="00B14BB1" w:rsidRPr="00876E17" w:rsidDel="00433986">
          <w:rPr>
            <w:lang w:eastAsia="zh-CN"/>
          </w:rPr>
          <w:delText>,</w:delText>
        </w:r>
      </w:del>
      <w:r w:rsidR="00B14BB1" w:rsidRPr="00876E17">
        <w:rPr>
          <w:lang w:eastAsia="zh-CN"/>
        </w:rPr>
        <w:t xml:space="preserve">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if the vehicle can preview the path friction reduction and slow down appropriately before entering the slick region</w:t>
      </w:r>
      <w:r w:rsidR="002372E6">
        <w:rPr>
          <w:lang w:eastAsia="zh-CN"/>
        </w:rPr>
        <w:t xml:space="preserve">, </w:t>
      </w:r>
      <w:r w:rsidR="00AF1755">
        <w:rPr>
          <w:lang w:eastAsia="zh-CN"/>
        </w:rPr>
        <w:t>even</w:t>
      </w:r>
      <w:r w:rsidR="00BD08B5">
        <w:rPr>
          <w:lang w:eastAsia="zh-CN"/>
        </w:rPr>
        <w:t xml:space="preserve"> a </w:t>
      </w:r>
      <w:r w:rsidR="003821B3">
        <w:rPr>
          <w:highlight w:val="yellow"/>
          <w:lang w:eastAsia="zh-CN"/>
        </w:rPr>
        <w:t>simple</w:t>
      </w:r>
      <w:r w:rsidR="00BD08B5" w:rsidRPr="00DA3AD3">
        <w:rPr>
          <w:highlight w:val="yellow"/>
          <w:lang w:eastAsia="zh-CN"/>
        </w:rPr>
        <w:t xml:space="preserve"> </w:t>
      </w:r>
      <w:ins w:id="17" w:author="Craig Beal" w:date="2021-04-20T09:17:00Z">
        <w:r w:rsidR="00433986">
          <w:rPr>
            <w:highlight w:val="yellow"/>
            <w:lang w:eastAsia="zh-CN"/>
          </w:rPr>
          <w:lastRenderedPageBreak/>
          <w:t xml:space="preserve">proportional </w:t>
        </w:r>
      </w:ins>
      <w:del w:id="18" w:author="Craig Beal" w:date="2021-04-20T09:17:00Z">
        <w:r w:rsidR="00435F7C" w:rsidRPr="00DA3AD3" w:rsidDel="00433986">
          <w:rPr>
            <w:highlight w:val="yellow"/>
            <w:lang w:eastAsia="zh-CN"/>
          </w:rPr>
          <w:delText>driving</w:delText>
        </w:r>
        <w:r w:rsidR="00B54C8A" w:rsidRPr="00DA3AD3" w:rsidDel="00433986">
          <w:rPr>
            <w:highlight w:val="yellow"/>
            <w:lang w:eastAsia="zh-CN"/>
          </w:rPr>
          <w:delText xml:space="preserve"> algorith</w:delText>
        </w:r>
        <w:r w:rsidR="00B54C8A" w:rsidRPr="00A74D05" w:rsidDel="00433986">
          <w:rPr>
            <w:highlight w:val="yellow"/>
            <w:lang w:eastAsia="zh-CN"/>
          </w:rPr>
          <w:delText>m</w:delText>
        </w:r>
        <w:r w:rsidR="00A74D05" w:rsidRPr="00A74D05" w:rsidDel="00433986">
          <w:rPr>
            <w:highlight w:val="yellow"/>
            <w:lang w:eastAsia="zh-CN"/>
          </w:rPr>
          <w:delText>(need a better expression)</w:delText>
        </w:r>
      </w:del>
      <w:ins w:id="19" w:author="Craig Beal" w:date="2021-04-20T09:17:00Z">
        <w:r w:rsidR="00433986">
          <w:rPr>
            <w:lang w:eastAsia="zh-CN"/>
          </w:rPr>
          <w:t xml:space="preserve">lookahead steering </w:t>
        </w:r>
        <w:commentRangeStart w:id="20"/>
        <w:r w:rsidR="00433986">
          <w:rPr>
            <w:lang w:eastAsia="zh-CN"/>
          </w:rPr>
          <w:t>controller</w:t>
        </w:r>
        <w:commentRangeEnd w:id="20"/>
        <w:r w:rsidR="00433986">
          <w:rPr>
            <w:rStyle w:val="CommentReference"/>
            <w:rFonts w:eastAsia="DengXian"/>
            <w:spacing w:val="0"/>
          </w:rPr>
          <w:commentReference w:id="20"/>
        </w:r>
      </w:ins>
      <w:r w:rsidR="00B54C8A">
        <w:rPr>
          <w:lang w:eastAsia="zh-CN"/>
        </w:rPr>
        <w:t xml:space="preserve"> </w:t>
      </w:r>
      <w:r w:rsidR="002F3614">
        <w:rPr>
          <w:lang w:eastAsia="zh-CN"/>
        </w:rPr>
        <w:t>can operate</w:t>
      </w:r>
      <w:r w:rsidR="00277AE8">
        <w:rPr>
          <w:lang w:eastAsia="zh-CN"/>
        </w:rPr>
        <w:t xml:space="preserv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7F09D0AE" w:rsidR="00516069" w:rsidRDefault="00D20B46" w:rsidP="0010072D">
      <w:pPr>
        <w:pStyle w:val="BodyText"/>
        <w:rPr>
          <w:lang w:eastAsia="zh-CN"/>
        </w:rPr>
      </w:pPr>
      <w:r>
        <w:rPr>
          <w:lang w:eastAsia="zh-CN"/>
        </w:rPr>
        <w:t>Although each vehicle on a roadway can constantly measure and navigate the world using its in-vehicle systems</w:t>
      </w:r>
      <w:r w:rsidR="00BC36BA">
        <w:rPr>
          <w:lang w:eastAsia="zh-CN"/>
        </w:rPr>
        <w:t xml:space="preserve">, </w:t>
      </w:r>
      <w:r w:rsidR="004F071C">
        <w:rPr>
          <w:lang w:eastAsia="zh-CN"/>
        </w:rPr>
        <w:t xml:space="preserve">it is almost impossible </w:t>
      </w:r>
      <w:r w:rsidR="003D277C">
        <w:rPr>
          <w:lang w:eastAsia="zh-CN"/>
        </w:rPr>
        <w:t xml:space="preserve">for an individual vehicle </w:t>
      </w:r>
      <w:r w:rsidR="004F071C">
        <w:rPr>
          <w:lang w:eastAsia="zh-CN"/>
        </w:rPr>
        <w:t>to preview the road condition</w:t>
      </w:r>
      <w:r w:rsidR="003D277C">
        <w:rPr>
          <w:lang w:eastAsia="zh-CN"/>
        </w:rPr>
        <w:t xml:space="preserve"> for its entire trip</w:t>
      </w:r>
      <w:r w:rsidR="00BC36BA">
        <w:rPr>
          <w:lang w:eastAsia="zh-CN"/>
        </w:rPr>
        <w:t>.</w:t>
      </w:r>
      <w:r w:rsidR="00C71F2F">
        <w:rPr>
          <w:lang w:eastAsia="zh-CN"/>
        </w:rPr>
        <w:t xml:space="preserve"> </w:t>
      </w:r>
      <w:r w:rsidR="001C74D9">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cyber-physical system</w:t>
      </w:r>
      <w:r w:rsidR="00061376">
        <w:rPr>
          <w:lang w:eastAsia="zh-CN"/>
        </w:rPr>
        <w:t>s</w:t>
      </w:r>
      <w:r w:rsidR="0081275F">
        <w:rPr>
          <w:lang w:eastAsia="zh-CN"/>
        </w:rPr>
        <w:t>, especially</w:t>
      </w:r>
      <w:r w:rsidR="00F34D65">
        <w:rPr>
          <w:lang w:eastAsia="zh-CN"/>
        </w:rPr>
        <w:t xml:space="preserve"> </w:t>
      </w:r>
      <w:r w:rsidR="000E6E62" w:rsidRPr="000E6E62">
        <w:rPr>
          <w:lang w:eastAsia="zh-CN"/>
        </w:rPr>
        <w:t>Connected and Autonomous Vehicles (CAV</w:t>
      </w:r>
      <w:r w:rsidR="00061376">
        <w:rPr>
          <w:lang w:eastAsia="zh-CN"/>
        </w:rPr>
        <w:t>s</w:t>
      </w:r>
      <w:r w:rsidR="000E6E62" w:rsidRPr="000E6E62">
        <w:rPr>
          <w:lang w:eastAsia="zh-CN"/>
        </w:rPr>
        <w:t>)</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8D6159">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[7]","plainTextFormattedCitation":"[7]","previouslyFormattedCitation":"[7]"},"properties":{"noteIndex":0},"schema":"https://github.com/citation-style-language/schema/raw/master/csl-citation.json"}</w:instrText>
      </w:r>
      <w:r w:rsidR="009852BD">
        <w:rPr>
          <w:lang w:eastAsia="zh-CN"/>
        </w:rPr>
        <w:fldChar w:fldCharType="separate"/>
      </w:r>
      <w:r w:rsidR="00486132" w:rsidRPr="00486132">
        <w:rPr>
          <w:noProof/>
          <w:lang w:eastAsia="zh-CN"/>
        </w:rPr>
        <w:t>[7]</w:t>
      </w:r>
      <w:r w:rsidR="009852BD">
        <w:rPr>
          <w:lang w:eastAsia="zh-CN"/>
        </w:rPr>
        <w:fldChar w:fldCharType="end"/>
      </w:r>
      <w:r w:rsidR="009852BD">
        <w:rPr>
          <w:lang w:eastAsia="zh-CN"/>
        </w:rPr>
        <w:fldChar w:fldCharType="begin" w:fldLock="1"/>
      </w:r>
      <w:r w:rsidR="008D6159">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[8]","plainTextFormattedCitation":"[8]","previouslyFormattedCitation":"[8]"},"properties":{"noteIndex":0},"schema":"https://github.com/citation-style-language/schema/raw/master/csl-citation.json"}</w:instrText>
      </w:r>
      <w:r w:rsidR="009852BD">
        <w:rPr>
          <w:lang w:eastAsia="zh-CN"/>
        </w:rPr>
        <w:fldChar w:fldCharType="separate"/>
      </w:r>
      <w:r w:rsidR="00486132" w:rsidRPr="00486132">
        <w:rPr>
          <w:noProof/>
          <w:lang w:eastAsia="zh-CN"/>
        </w:rPr>
        <w:t>[8]</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" stroked="f">
                <v:textbo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0023BA02" w14:textId="0D551798" w:rsidR="00864A4B" w:rsidRDefault="005E2ACC" w:rsidP="00E13840">
      <w:pPr>
        <w:pStyle w:val="BodyText"/>
        <w:rPr>
          <w:lang w:eastAsia="zh-CN"/>
        </w:rPr>
      </w:pPr>
      <w:r>
        <w:rPr>
          <w:lang w:eastAsia="zh-CN"/>
        </w:rPr>
        <w:t xml:space="preserve">The </w:t>
      </w:r>
      <w:r w:rsidR="00FB6BF9">
        <w:rPr>
          <w:lang w:eastAsia="zh-CN"/>
        </w:rPr>
        <w:t xml:space="preserve">desired </w:t>
      </w:r>
      <w:r>
        <w:rPr>
          <w:lang w:eastAsia="zh-CN"/>
        </w:rPr>
        <w:t>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can be achieved by limiting the vehicle speed based on the</w:t>
      </w:r>
      <w:r w:rsidR="00961C97">
        <w:rPr>
          <w:lang w:eastAsia="zh-CN"/>
        </w:rPr>
        <w:t xml:space="preserve"> previewed</w:t>
      </w:r>
      <w:r>
        <w:rPr>
          <w:lang w:eastAsia="zh-CN"/>
        </w:rPr>
        <w:t xml:space="preserve"> road condition. </w:t>
      </w:r>
      <w:r w:rsidR="00982BE5">
        <w:rPr>
          <w:lang w:eastAsia="zh-CN"/>
        </w:rPr>
        <w:t>In this paper, a</w:t>
      </w:r>
      <w:r w:rsidR="00A237EC">
        <w:rPr>
          <w:lang w:eastAsia="zh-CN"/>
        </w:rPr>
        <w:t xml:space="preserve">n idea of road friction preview through </w:t>
      </w:r>
      <w:proofErr w:type="gramStart"/>
      <w:r w:rsidR="00014931" w:rsidRPr="00AD4054">
        <w:rPr>
          <w:lang w:eastAsia="zh-CN"/>
        </w:rPr>
        <w:t>database-informed</w:t>
      </w:r>
      <w:proofErr w:type="gramEnd"/>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r w:rsidR="00D77330">
        <w:fldChar w:fldCharType="begin" w:fldLock="1"/>
      </w:r>
      <w:r w:rsidR="00F730BA">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Technology","id":"ITEM-3","issue":"11","issued":{"date-parts":[["2017"]]},"page":"9712-9726","title":"Envelope Control for Four-Wheel Independently Actuated Autonomous Ground Vehicle Through AFS/DYC Integrated Control","type":"article-journal","volume":"66"},"uris":["http://www.mendeley.com/documents/?uuid=bc62c8e3-3290-4cb8-932e-4e508895b3b6"]}],"mendeley":{"formattedCitation":"[9]–[11]","plainTextFormattedCitation":"[9]–[11]","previouslyFormattedCitation":"[9]–[11]"},"properties":{"noteIndex":0},"schema":"https://github.com/citation-style-language/schema/raw/master/csl-citation.json"}</w:instrText>
      </w:r>
      <w:r w:rsidR="00D77330">
        <w:fldChar w:fldCharType="separate"/>
      </w:r>
      <w:r w:rsidR="00775AE8" w:rsidRPr="00775AE8">
        <w:rPr>
          <w:noProof/>
        </w:rPr>
        <w:t>[9]–[11]</w:t>
      </w:r>
      <w:r w:rsidR="00D77330">
        <w:fldChar w:fldCharType="end"/>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8B20A8">
        <w:rPr>
          <w:lang w:eastAsia="zh-CN"/>
        </w:rPr>
        <w:t>that takes into account local speed limits, road geometry, and current road friction conditions</w:t>
      </w:r>
      <w:r w:rsidR="002B3F0C" w:rsidRPr="00686D20">
        <w:rPr>
          <w:lang w:eastAsia="zh-CN"/>
        </w:rPr>
        <w:t>.</w:t>
      </w:r>
      <w:r w:rsidR="002B3F0C" w:rsidRPr="00686D20">
        <w:rPr>
          <w:highlight w:val="yellow"/>
          <w:lang w:eastAsia="zh-CN"/>
        </w:rPr>
        <w:t xml:space="preserve"> Closed-form analytical formulae are established for certain preview cases, allowing for the introduction of a straightforward and computationally efficient algorithm for generating the velocity profile.</w:t>
      </w:r>
      <w:r w:rsidR="002B3F0C" w:rsidRPr="00686D20">
        <w:rPr>
          <w:lang w:eastAsia="zh-CN"/>
        </w:rPr>
        <w:t xml:space="preserve"> </w:t>
      </w:r>
      <w:r w:rsidR="002B3F0C">
        <w:rPr>
          <w:lang w:eastAsia="zh-CN"/>
        </w:rPr>
        <w:t>Furthermor</w:t>
      </w:r>
      <w:r w:rsidR="0000385B">
        <w:rPr>
          <w:lang w:eastAsia="zh-CN"/>
        </w:rPr>
        <w:t>e</w:t>
      </w:r>
      <w:r w:rsidR="00DD4D79" w:rsidRPr="002C728D">
        <w:rPr>
          <w:lang w:eastAsia="zh-CN"/>
        </w:rPr>
        <w:t>,</w:t>
      </w:r>
      <w:r w:rsidR="00A2754D">
        <w:rPr>
          <w:lang w:eastAsia="zh-CN"/>
        </w:rPr>
        <w:t xml:space="preserve"> </w:t>
      </w:r>
      <w:r w:rsidR="00A2754D" w:rsidRPr="002C728D">
        <w:rPr>
          <w:lang w:eastAsia="zh-CN"/>
        </w:rPr>
        <w:t>relationships are established</w:t>
      </w:r>
      <w:r w:rsidR="006D2632">
        <w:rPr>
          <w:lang w:eastAsia="zh-CN"/>
        </w:rPr>
        <w:t xml:space="preserve"> between</w:t>
      </w:r>
      <w:r w:rsidR="00A517DA">
        <w:rPr>
          <w:rFonts w:eastAsiaTheme="minorEastAsia"/>
        </w:rPr>
        <w:t xml:space="preserve"> </w:t>
      </w:r>
      <w:del w:id="21" w:author="Craig Beal" w:date="2021-04-20T09:28:00Z">
        <w:r w:rsidR="003705BE" w:rsidDel="001F7B4B">
          <w:rPr>
            <w:rFonts w:eastAsiaTheme="minorEastAsia"/>
          </w:rPr>
          <w:delText xml:space="preserve">path </w:delText>
        </w:r>
      </w:del>
      <w:ins w:id="22" w:author="Craig Beal" w:date="2021-04-20T09:28:00Z">
        <w:r w:rsidR="001F7B4B">
          <w:rPr>
            <w:rFonts w:eastAsiaTheme="minorEastAsia"/>
          </w:rPr>
          <w:t>a</w:t>
        </w:r>
        <w:r w:rsidR="001F7B4B">
          <w:rPr>
            <w:rFonts w:eastAsiaTheme="minorEastAsia"/>
          </w:rPr>
          <w:t xml:space="preserve"> </w:t>
        </w:r>
      </w:ins>
      <w:r w:rsidR="00A517DA">
        <w:rPr>
          <w:rFonts w:eastAsiaTheme="minorEastAsia"/>
        </w:rPr>
        <w:t>low</w:t>
      </w:r>
      <w:ins w:id="23" w:author="Craig Beal" w:date="2021-04-20T09:28:00Z">
        <w:r w:rsidR="001F7B4B">
          <w:rPr>
            <w:rFonts w:eastAsiaTheme="minorEastAsia"/>
          </w:rPr>
          <w:t>er bound on the</w:t>
        </w:r>
      </w:ins>
      <w:r w:rsidR="00A517DA">
        <w:rPr>
          <w:rFonts w:eastAsiaTheme="minorEastAsia"/>
        </w:rPr>
        <w:t xml:space="preserve"> friction </w:t>
      </w:r>
      <w:del w:id="24" w:author="Craig Beal" w:date="2021-04-20T09:28:00Z">
        <w:r w:rsidR="00A517DA" w:rsidDel="001F7B4B">
          <w:rPr>
            <w:rFonts w:eastAsiaTheme="minorEastAsia"/>
          </w:rPr>
          <w:delText>bound</w:delText>
        </w:r>
      </w:del>
      <w:ins w:id="25" w:author="Craig Beal" w:date="2021-04-20T09:28:00Z">
        <w:r w:rsidR="001F7B4B">
          <w:rPr>
            <w:rFonts w:eastAsiaTheme="minorEastAsia"/>
          </w:rPr>
          <w:t>along the path</w:t>
        </w:r>
      </w:ins>
      <w:r w:rsidR="002E1283">
        <w:rPr>
          <w:rFonts w:eastAsiaTheme="minorEastAsia"/>
        </w:rPr>
        <w:t xml:space="preserve">, </w:t>
      </w:r>
      <w:ins w:id="26" w:author="Craig Beal" w:date="2021-04-20T09:28:00Z">
        <w:r w:rsidR="001F7B4B">
          <w:rPr>
            <w:rFonts w:eastAsiaTheme="minorEastAsia"/>
          </w:rPr>
          <w:t xml:space="preserve">the </w:t>
        </w:r>
      </w:ins>
      <w:r w:rsidR="002E1283">
        <w:rPr>
          <w:rFonts w:eastAsiaTheme="minorEastAsia"/>
        </w:rPr>
        <w:t xml:space="preserve">path geometry, and minimum friction </w:t>
      </w:r>
      <w:r w:rsidR="002E1283" w:rsidRPr="00734C8A">
        <w:rPr>
          <w:rFonts w:eastAsiaTheme="minorEastAsia"/>
        </w:rPr>
        <w:t>preview distance</w:t>
      </w:r>
      <w:r w:rsidR="002E1283">
        <w:rPr>
          <w:rFonts w:eastAsiaTheme="minorEastAsia"/>
        </w:rPr>
        <w:t xml:space="preserve"> that </w:t>
      </w:r>
      <w:r w:rsidR="002E1283" w:rsidRPr="00734C8A">
        <w:rPr>
          <w:rFonts w:eastAsiaTheme="minorEastAsia"/>
        </w:rPr>
        <w:t xml:space="preserve">ensure </w:t>
      </w:r>
      <w:del w:id="27" w:author="Craig Beal" w:date="2021-04-20T09:28:00Z">
        <w:r w:rsidR="002E1283" w:rsidRPr="00734C8A" w:rsidDel="001F7B4B">
          <w:rPr>
            <w:rFonts w:eastAsiaTheme="minorEastAsia"/>
          </w:rPr>
          <w:delText xml:space="preserve">the </w:delText>
        </w:r>
      </w:del>
      <w:ins w:id="28" w:author="Craig Beal" w:date="2021-04-20T09:28:00Z">
        <w:r w:rsidR="001F7B4B">
          <w:rPr>
            <w:rFonts w:eastAsiaTheme="minorEastAsia"/>
          </w:rPr>
          <w:t>a</w:t>
        </w:r>
        <w:r w:rsidR="001F7B4B" w:rsidRPr="00734C8A">
          <w:rPr>
            <w:rFonts w:eastAsiaTheme="minorEastAsia"/>
          </w:rPr>
          <w:t xml:space="preserve"> </w:t>
        </w:r>
      </w:ins>
      <w:r w:rsidR="00216FC9">
        <w:rPr>
          <w:rFonts w:eastAsiaTheme="minorEastAsia"/>
        </w:rPr>
        <w:t xml:space="preserve">human driver or </w:t>
      </w:r>
      <w:r w:rsidR="00B81DC7">
        <w:rPr>
          <w:rFonts w:eastAsiaTheme="minorEastAsia"/>
        </w:rPr>
        <w:t>auto</w:t>
      </w:r>
      <w:r w:rsidR="005658C0">
        <w:rPr>
          <w:rFonts w:eastAsiaTheme="minorEastAsia"/>
        </w:rPr>
        <w:t>no</w:t>
      </w:r>
      <w:r w:rsidR="00B81DC7">
        <w:rPr>
          <w:rFonts w:eastAsiaTheme="minorEastAsia"/>
        </w:rPr>
        <w:t xml:space="preserve">mous </w:t>
      </w:r>
      <w:r w:rsidR="002E1283" w:rsidRPr="00734C8A">
        <w:rPr>
          <w:rFonts w:eastAsiaTheme="minorEastAsia"/>
        </w:rPr>
        <w:t>vehicle has sufficient time to take action for upcoming hazardous situations</w:t>
      </w:r>
      <w:r w:rsidR="00887C87">
        <w:rPr>
          <w:rFonts w:eastAsiaTheme="minorEastAsia"/>
        </w:rPr>
        <w:t>.</w:t>
      </w:r>
    </w:p>
    <w:p w14:paraId="3A49442C" w14:textId="00D824BA"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commentRangeStart w:id="29"/>
      <w:r w:rsidR="00A92BA1">
        <w:t>S</w:t>
      </w:r>
      <w:r w:rsidRPr="00D930D2">
        <w:t>ection</w:t>
      </w:r>
      <w:r w:rsidR="009235E8">
        <w:t xml:space="preserve"> V</w:t>
      </w:r>
      <w:r w:rsidRPr="00D930D2">
        <w:t xml:space="preserve"> summarizes the main results of the work</w:t>
      </w:r>
      <w:r w:rsidR="009235E8">
        <w:t xml:space="preserve"> and anticipated future work</w:t>
      </w:r>
      <w:r w:rsidRPr="00D930D2">
        <w:t>.</w:t>
      </w:r>
      <w:commentRangeEnd w:id="29"/>
      <w:r w:rsidR="001F7B4B">
        <w:rPr>
          <w:rStyle w:val="CommentReference"/>
          <w:rFonts w:eastAsia="DengXian"/>
          <w:spacing w:val="0"/>
        </w:rPr>
        <w:commentReference w:id="29"/>
      </w:r>
    </w:p>
    <w:p w14:paraId="1EC80B18" w14:textId="77777777" w:rsidR="00C2692F" w:rsidRDefault="00012409" w:rsidP="00C2692F">
      <w:pPr>
        <w:pStyle w:val="Heading1"/>
        <w:spacing w:before="120" w:after="120"/>
      </w:pPr>
      <w:bookmarkStart w:id="30" w:name="_Ref69134260"/>
      <w:r w:rsidRPr="00012409">
        <w:t>Vehicle Longitudina</w:t>
      </w:r>
      <w:r>
        <w:t>l Velocity Planning</w:t>
      </w:r>
      <w:r w:rsidR="007B1371">
        <w:t xml:space="preserve"> Given</w:t>
      </w:r>
      <w:r w:rsidR="002D78CB">
        <w:t xml:space="preserve"> a</w:t>
      </w:r>
      <w:r w:rsidR="007B1371">
        <w:t xml:space="preserve"> Reference Path</w:t>
      </w:r>
      <w:bookmarkEnd w:id="30"/>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w:t>
      </w:r>
      <w:del w:id="31" w:author="Craig Beal" w:date="2021-04-20T09:32:00Z">
        <w:r w:rsidR="005479F0" w:rsidDel="001F7B4B">
          <w:rPr>
            <w:lang w:eastAsia="zh-CN"/>
          </w:rPr>
          <w:delText>s</w:delText>
        </w:r>
      </w:del>
      <w:r w:rsidR="005479F0">
        <w:rPr>
          <w:lang w:eastAsia="zh-CN"/>
        </w:rPr>
        <w:t xml:space="preserve"> single track model shown i</w:t>
      </w:r>
      <w:r w:rsidR="005479F0" w:rsidRPr="00037196">
        <w:rPr>
          <w:lang w:eastAsia="zh-CN"/>
        </w:rPr>
        <w:t>n Fig. 2 a</w:t>
      </w:r>
      <w:r w:rsidR="005479F0">
        <w:rPr>
          <w:lang w:eastAsia="zh-CN"/>
        </w:rPr>
        <w:t xml:space="preserve">re: </w:t>
      </w:r>
    </w:p>
    <w:p w14:paraId="7C965BDB" w14:textId="6A8F7B4E" w:rsidR="00F444A0" w:rsidRDefault="00C962D6" w:rsidP="00C962D6">
      <w:pPr>
        <w:pStyle w:val="MTDisplayEquation"/>
      </w:pPr>
      <w:r>
        <w:tab/>
      </w:r>
      <w:r w:rsidR="00EF1077" w:rsidRPr="00C962D6">
        <w:rPr>
          <w:noProof/>
          <w:position w:val="-20"/>
        </w:rPr>
        <w:object w:dxaOrig="3960" w:dyaOrig="560" w14:anchorId="0B8D43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192.2pt;height:27.1pt;mso-width-percent:0;mso-height-percent:0;mso-width-percent:0;mso-height-percent:0" o:ole="">
            <v:imagedata r:id="rId13" o:title=""/>
          </v:shape>
          <o:OLEObject Type="Embed" ProgID="Equation.DSMT4" ShapeID="_x0000_i1043" DrawAspect="Content" ObjectID="_1680424091"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912041"/>
      <w:r>
        <w:instrText>(</w:instrText>
      </w:r>
      <w:r w:rsidR="00EF1077">
        <w:fldChar w:fldCharType="begin"/>
      </w:r>
      <w:r w:rsidR="00EF1077">
        <w:instrText xml:space="preserve"> SEQ MTEqn \c \* Arabic \* MERGEFORMAT </w:instrText>
      </w:r>
      <w:r w:rsidR="00EF1077">
        <w:fldChar w:fldCharType="separate"/>
      </w:r>
      <w:r w:rsidR="00833034">
        <w:rPr>
          <w:noProof/>
        </w:rPr>
        <w:instrText>1</w:instrText>
      </w:r>
      <w:r w:rsidR="00EF1077">
        <w:rPr>
          <w:noProof/>
        </w:rPr>
        <w:fldChar w:fldCharType="end"/>
      </w:r>
      <w:r>
        <w:instrText>)</w:instrText>
      </w:r>
      <w:bookmarkEnd w:id="32"/>
      <w:r>
        <w:fldChar w:fldCharType="end"/>
      </w:r>
    </w:p>
    <w:p w14:paraId="2F4EEE79" w14:textId="7DC038D2" w:rsidR="00C962D6" w:rsidRDefault="00C962D6" w:rsidP="00C962D6">
      <w:pPr>
        <w:pStyle w:val="MTDisplayEquation"/>
      </w:pPr>
      <w:r>
        <w:tab/>
      </w:r>
      <w:r w:rsidR="00EF1077" w:rsidRPr="00C962D6">
        <w:rPr>
          <w:noProof/>
          <w:position w:val="-20"/>
        </w:rPr>
        <w:object w:dxaOrig="3180" w:dyaOrig="560" w14:anchorId="13818BF2">
          <v:shape id="_x0000_i1042" type="#_x0000_t75" alt="" style="width:159.85pt;height:27.75pt;mso-width-percent:0;mso-height-percent:0;mso-width-percent:0;mso-height-percent:0" o:ole="">
            <v:imagedata r:id="rId15" o:title=""/>
          </v:shape>
          <o:OLEObject Type="Embed" ProgID="Equation.DSMT4" ShapeID="_x0000_i1042" DrawAspect="Content" ObjectID="_1680424092"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600628"/>
      <w:r>
        <w:instrText>(</w:instrText>
      </w:r>
      <w:r w:rsidR="00EF1077">
        <w:fldChar w:fldCharType="begin"/>
      </w:r>
      <w:r w:rsidR="00EF1077">
        <w:instrText xml:space="preserve"> SEQ MTEqn \c \* Arabic \* MERGEFORMAT </w:instrText>
      </w:r>
      <w:r w:rsidR="00EF1077">
        <w:fldChar w:fldCharType="separate"/>
      </w:r>
      <w:r w:rsidR="00833034">
        <w:rPr>
          <w:noProof/>
        </w:rPr>
        <w:instrText>2</w:instrText>
      </w:r>
      <w:r w:rsidR="00EF1077">
        <w:rPr>
          <w:noProof/>
        </w:rPr>
        <w:fldChar w:fldCharType="end"/>
      </w:r>
      <w:r>
        <w:instrText>)</w:instrText>
      </w:r>
      <w:bookmarkEnd w:id="33"/>
      <w:r>
        <w:fldChar w:fldCharType="end"/>
      </w:r>
    </w:p>
    <w:p w14:paraId="021F7300" w14:textId="6C0A308E" w:rsidR="00CB7E8B" w:rsidRDefault="00CB7E8B" w:rsidP="00CB7E8B">
      <w:pPr>
        <w:pStyle w:val="MTDisplayEquation"/>
      </w:pPr>
      <w:r>
        <w:tab/>
      </w:r>
      <w:r w:rsidR="00EF1077" w:rsidRPr="00CB7E8B">
        <w:rPr>
          <w:noProof/>
          <w:position w:val="-26"/>
        </w:rPr>
        <w:object w:dxaOrig="2900" w:dyaOrig="620" w14:anchorId="6723B9A6">
          <v:shape id="_x0000_i1041" type="#_x0000_t75" alt="" style="width:145.3pt;height:31.05pt;mso-width-percent:0;mso-height-percent:0;mso-width-percent:0;mso-height-percent:0" o:ole="">
            <v:imagedata r:id="rId17" o:title=""/>
          </v:shape>
          <o:OLEObject Type="Embed" ProgID="Equation.DSMT4" ShapeID="_x0000_i1041" DrawAspect="Content" ObjectID="_1680424093"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61691"/>
      <w:r>
        <w:instrText>(</w:instrText>
      </w:r>
      <w:r w:rsidR="00EF1077">
        <w:fldChar w:fldCharType="begin"/>
      </w:r>
      <w:r w:rsidR="00EF1077">
        <w:instrText xml:space="preserve"> SEQ MTEqn \c \* Arabic \* MERGEFORMAT </w:instrText>
      </w:r>
      <w:r w:rsidR="00EF1077">
        <w:fldChar w:fldCharType="separate"/>
      </w:r>
      <w:r w:rsidR="00833034">
        <w:rPr>
          <w:noProof/>
        </w:rPr>
        <w:instrText>3</w:instrText>
      </w:r>
      <w:r w:rsidR="00EF1077">
        <w:rPr>
          <w:noProof/>
        </w:rPr>
        <w:fldChar w:fldCharType="end"/>
      </w:r>
      <w:r>
        <w:instrText>)</w:instrText>
      </w:r>
      <w:bookmarkEnd w:id="34"/>
      <w:r>
        <w:fldChar w:fldCharType="end"/>
      </w:r>
    </w:p>
    <w:p w14:paraId="0B8B6EB7" w14:textId="3FE45A76" w:rsidR="00CB7E8B" w:rsidRPr="00804D64" w:rsidRDefault="00CB7E8B" w:rsidP="00440D95">
      <w:pPr>
        <w:jc w:val="both"/>
        <w:rPr>
          <w:rFonts w:eastAsia="SimSun"/>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SimSun"/>
          <w:spacing w:val="-1"/>
          <w:lang w:eastAsia="zh-CN"/>
        </w:rPr>
        <w:t xml:space="preserve">re </w:t>
      </w:r>
      <w:r w:rsidR="00C65055" w:rsidRPr="00804D64">
        <w:rPr>
          <w:rFonts w:eastAsia="SimSun"/>
          <w:spacing w:val="-1"/>
          <w:lang w:eastAsia="zh-CN"/>
        </w:rPr>
        <w:t xml:space="preserve">the </w:t>
      </w:r>
      <w:r w:rsidR="00074AEF">
        <w:rPr>
          <w:rFonts w:eastAsia="SimSun"/>
          <w:spacing w:val="-1"/>
          <w:lang w:eastAsia="zh-CN"/>
        </w:rPr>
        <w:t xml:space="preserve">longitudinal and lateral </w:t>
      </w:r>
      <w:r w:rsidR="00500D2E" w:rsidRPr="00804D64">
        <w:rPr>
          <w:rFonts w:eastAsia="SimSun"/>
          <w:spacing w:val="-1"/>
          <w:lang w:eastAsia="zh-CN"/>
        </w:rPr>
        <w:t>forces acting on</w:t>
      </w:r>
      <w:r w:rsidR="005C2E43" w:rsidRPr="00804D64">
        <w:rPr>
          <w:rFonts w:eastAsia="SimSun"/>
          <w:spacing w:val="-1"/>
          <w:lang w:eastAsia="zh-CN"/>
        </w:rPr>
        <w:t xml:space="preserve"> the</w:t>
      </w:r>
      <w:r w:rsidR="00500D2E" w:rsidRPr="00804D64">
        <w:rPr>
          <w:rFonts w:eastAsia="SimSun"/>
          <w:spacing w:val="-1"/>
          <w:lang w:eastAsia="zh-CN"/>
        </w:rPr>
        <w:t xml:space="preserve"> </w:t>
      </w:r>
      <w:r w:rsidR="00C65055" w:rsidRPr="00804D64">
        <w:rPr>
          <w:rFonts w:eastAsia="SimSun"/>
          <w:spacing w:val="-1"/>
          <w:lang w:eastAsia="zh-CN"/>
        </w:rPr>
        <w:t>fr</w:t>
      </w:r>
      <w:r w:rsidR="005C2E43" w:rsidRPr="00804D64">
        <w:rPr>
          <w:rFonts w:eastAsia="SimSun"/>
          <w:spacing w:val="-1"/>
          <w:lang w:eastAsia="zh-CN"/>
        </w:rPr>
        <w:t>o</w:t>
      </w:r>
      <w:r w:rsidR="00C65055" w:rsidRPr="00804D64">
        <w:rPr>
          <w:rFonts w:eastAsia="SimSun"/>
          <w:spacing w:val="-1"/>
          <w:lang w:eastAsia="zh-CN"/>
        </w:rPr>
        <w:t xml:space="preserve">nt and rear </w:t>
      </w:r>
      <w:r w:rsidR="00500D2E" w:rsidRPr="00804D64">
        <w:rPr>
          <w:rFonts w:eastAsia="SimSun"/>
          <w:spacing w:val="-1"/>
          <w:lang w:eastAsia="zh-CN"/>
        </w:rPr>
        <w:t>tires</w:t>
      </w:r>
      <w:r w:rsidR="00943832" w:rsidRPr="00804D64">
        <w:rPr>
          <w:rFonts w:eastAsia="SimSun"/>
          <w:spacing w:val="-1"/>
          <w:lang w:eastAsia="zh-CN"/>
        </w:rPr>
        <w:t>.</w:t>
      </w:r>
      <w:r w:rsidR="00500D2E" w:rsidRPr="00804D64">
        <w:rPr>
          <w:rFonts w:eastAsia="SimSun"/>
          <w:spacing w:val="-1"/>
          <w:lang w:eastAsia="zh-CN"/>
        </w:rPr>
        <w:t xml:space="preserve"> </w:t>
      </w:r>
    </w:p>
    <w:p w14:paraId="019AEED4" w14:textId="2AB7E222" w:rsidR="00D975ED" w:rsidRDefault="00D14FFE" w:rsidP="00D975ED">
      <w:pPr>
        <w:pStyle w:val="BodyText"/>
        <w:ind w:firstLine="0"/>
        <w:rPr>
          <w:lang w:eastAsia="zh-CN"/>
        </w:rPr>
      </w:pPr>
      <w:commentRangeStart w:id="35"/>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901315" cy="923925"/>
                                          </a:xfrm>
                                          <a:prstGeom prst="rect">
                                            <a:avLst/>
                                          </a:prstGeom>
                                        </pic:spPr>
                                      </pic:pic>
                                    </a:graphicData>
                                  </a:graphic>
                                </wp:inline>
                              </w:drawing>
                            </w:r>
                          </w:p>
                          <w:p w14:paraId="659B36B2" w14:textId="3EBD4AF9" w:rsidR="003A17F5" w:rsidRDefault="003A17F5" w:rsidP="00D975ED">
                            <w:pPr>
                              <w:pStyle w:val="figurecaption"/>
                              <w:numPr>
                                <w:ilvl w:val="0"/>
                                <w:numId w:val="0"/>
                              </w:numPr>
                              <w:jc w:val="both"/>
                            </w:pPr>
                            <w:r>
                              <w:t>Figure 2. Planar single-t</w:t>
                            </w:r>
                            <w:ins w:id="36" w:author="Craig Beal" w:date="2021-04-20T09:45:00Z">
                              <w:r w:rsidR="00D713E1">
                                <w:t>r</w:t>
                              </w:r>
                            </w:ins>
                            <w:r>
                              <w:t>ack vehicle chas</w:t>
                            </w:r>
                            <w:ins w:id="37" w:author="Craig Beal" w:date="2021-04-20T09:45:00Z">
                              <w:r w:rsidR="00D713E1">
                                <w:t>s</w:t>
                              </w:r>
                            </w:ins>
                            <w:r>
                              <w:t>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" stroked="f">
                <v:textbo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901315" cy="923925"/>
                                    </a:xfrm>
                                    <a:prstGeom prst="rect">
                                      <a:avLst/>
                                    </a:prstGeom>
                                  </pic:spPr>
                                </pic:pic>
                              </a:graphicData>
                            </a:graphic>
                          </wp:inline>
                        </w:drawing>
                      </w:r>
                    </w:p>
                    <w:p w14:paraId="659B36B2" w14:textId="3EBD4AF9" w:rsidR="003A17F5" w:rsidRDefault="003A17F5" w:rsidP="00D975ED">
                      <w:pPr>
                        <w:pStyle w:val="figurecaption"/>
                        <w:numPr>
                          <w:ilvl w:val="0"/>
                          <w:numId w:val="0"/>
                        </w:numPr>
                        <w:jc w:val="both"/>
                      </w:pPr>
                      <w:r>
                        <w:t>Figure 2. Planar single-t</w:t>
                      </w:r>
                      <w:ins w:id="38" w:author="Craig Beal" w:date="2021-04-20T09:45:00Z">
                        <w:r w:rsidR="00D713E1">
                          <w:t>r</w:t>
                        </w:r>
                      </w:ins>
                      <w:r>
                        <w:t>ack vehicle chas</w:t>
                      </w:r>
                      <w:ins w:id="39" w:author="Craig Beal" w:date="2021-04-20T09:45:00Z">
                        <w:r w:rsidR="00D713E1">
                          <w:t>s</w:t>
                        </w:r>
                      </w:ins>
                      <w:r>
                        <w:t>is model</w:t>
                      </w:r>
                    </w:p>
                  </w:txbxContent>
                </v:textbox>
                <w10:anchorlock/>
              </v:shape>
            </w:pict>
          </mc:Fallback>
        </mc:AlternateContent>
      </w:r>
      <w:commentRangeEnd w:id="35"/>
      <w:r w:rsidR="00D713E1">
        <w:rPr>
          <w:rStyle w:val="CommentReference"/>
          <w:rFonts w:eastAsia="DengXian"/>
          <w:spacing w:val="0"/>
        </w:rPr>
        <w:commentReference w:id="35"/>
      </w:r>
    </w:p>
    <w:p w14:paraId="2FC8DC83" w14:textId="22840CAB" w:rsidR="00260F36" w:rsidRPr="00184919" w:rsidRDefault="00184919" w:rsidP="00C4289F">
      <w:pPr>
        <w:pStyle w:val="BodyText"/>
        <w:rPr>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4092B057" w:rsidR="00A711F1" w:rsidRDefault="00D02870" w:rsidP="00D02870">
      <w:pPr>
        <w:pStyle w:val="MTDisplayEquation"/>
      </w:pPr>
      <w:r>
        <w:tab/>
      </w:r>
      <w:r w:rsidR="00EF1077" w:rsidRPr="00C36435">
        <w:rPr>
          <w:noProof/>
          <w:position w:val="-12"/>
        </w:rPr>
        <w:object w:dxaOrig="2220" w:dyaOrig="380" w14:anchorId="747FCA4A">
          <v:shape id="_x0000_i1040" type="#_x0000_t75" alt="" style="width:110.95pt;height:19.15pt;mso-width-percent:0;mso-height-percent:0;mso-width-percent:0;mso-height-percent:0" o:ole="">
            <v:imagedata r:id="rId21" o:title=""/>
          </v:shape>
          <o:OLEObject Type="Embed" ProgID="Equation.DSMT4" ShapeID="_x0000_i1040" DrawAspect="Content" ObjectID="_1680424094"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985838"/>
      <w:r>
        <w:instrText>(</w:instrText>
      </w:r>
      <w:r w:rsidR="00EF1077">
        <w:fldChar w:fldCharType="begin"/>
      </w:r>
      <w:r w:rsidR="00EF1077">
        <w:instrText xml:space="preserve"> SEQ MTEqn \c \* Arabic \* MERGEFORMAT </w:instrText>
      </w:r>
      <w:r w:rsidR="00EF1077">
        <w:fldChar w:fldCharType="separate"/>
      </w:r>
      <w:r w:rsidR="00833034">
        <w:rPr>
          <w:noProof/>
        </w:rPr>
        <w:instrText>4</w:instrText>
      </w:r>
      <w:r w:rsidR="00EF1077">
        <w:rPr>
          <w:noProof/>
        </w:rPr>
        <w:fldChar w:fldCharType="end"/>
      </w:r>
      <w:r>
        <w:instrText>)</w:instrText>
      </w:r>
      <w:bookmarkEnd w:id="40"/>
      <w:r>
        <w:fldChar w:fldCharType="end"/>
      </w:r>
    </w:p>
    <w:p w14:paraId="23745F96" w14:textId="6BB53340" w:rsidR="00077084" w:rsidRPr="004712E2" w:rsidRDefault="00267167" w:rsidP="004712E2">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w:t>
      </w:r>
      <w:r w:rsidR="00C4289F">
        <w:rPr>
          <w:lang w:eastAsia="zh-CN"/>
        </w:rPr>
        <w:t>vertical</w:t>
      </w:r>
      <w:r>
        <w:rPr>
          <w:lang w:eastAsia="zh-CN"/>
        </w:rPr>
        <w:t xml:space="preserve"> force at </w:t>
      </w:r>
      <w:r w:rsidR="000D4576">
        <w:rPr>
          <w:lang w:eastAsia="zh-CN"/>
        </w:rPr>
        <w:t xml:space="preserve">the </w:t>
      </w:r>
      <w:r>
        <w:rPr>
          <w:lang w:eastAsia="zh-CN"/>
        </w:rPr>
        <w:t xml:space="preserve">front and rear axle respectively. </w:t>
      </w:r>
      <w:r w:rsidR="004712E2">
        <w:t xml:space="preserve"> </w:t>
      </w:r>
      <w:r w:rsidR="0095512C">
        <w:t>I</w:t>
      </w:r>
      <w:r w:rsidR="00B26EFE">
        <w:t>gnor</w:t>
      </w:r>
      <w:r w:rsidR="00AF5ECD">
        <w:t>ing</w:t>
      </w:r>
      <w:r w:rsidR="00B26EFE">
        <w:t xml:space="preserve"> </w:t>
      </w:r>
      <w:r w:rsidR="002C7AEE">
        <w:t xml:space="preserve">the </w:t>
      </w:r>
      <w:r w:rsidR="0095512C">
        <w:t>effects of lateral and longitudinal load transfer</w:t>
      </w:r>
      <w:bookmarkStart w:id="41" w:name="MTToggleStart"/>
      <w:bookmarkStart w:id="42" w:name="MTToggleEnd"/>
      <w:bookmarkEnd w:id="41"/>
      <w:bookmarkEnd w:id="42"/>
      <w:r w:rsidR="0095512C">
        <w:t xml:space="preserve">, the </w:t>
      </w:r>
      <w:r w:rsidR="002C7AEE">
        <w:t xml:space="preserve">vertical forces </w:t>
      </w:r>
      <w:r w:rsidR="008C4CD9">
        <w:t xml:space="preserve">can be expressed as </w:t>
      </w:r>
      <w:r w:rsidR="00EF1077" w:rsidRPr="00AF6E8B">
        <w:rPr>
          <w:noProof/>
          <w:position w:val="-12"/>
        </w:rPr>
        <w:object w:dxaOrig="1860" w:dyaOrig="300" w14:anchorId="5F4E41CE">
          <v:shape id="_x0000_i1039" type="#_x0000_t75" alt="" style="width:93.15pt;height:15.85pt;mso-width-percent:0;mso-height-percent:0;mso-width-percent:0;mso-height-percent:0" o:ole="">
            <v:imagedata r:id="rId23" o:title=""/>
          </v:shape>
          <o:OLEObject Type="Embed" ProgID="Equation.DSMT4" ShapeID="_x0000_i1039" DrawAspect="Content" ObjectID="_1680424095" r:id="rId24"/>
        </w:object>
      </w:r>
      <w:commentRangeStart w:id="43"/>
      <w:r w:rsidR="007A198C">
        <w:t xml:space="preserve">, </w:t>
      </w:r>
      <w:r w:rsidR="00EF1077" w:rsidRPr="007A198C">
        <w:rPr>
          <w:noProof/>
          <w:position w:val="-10"/>
        </w:rPr>
        <w:object w:dxaOrig="1860" w:dyaOrig="279" w14:anchorId="2AED9AB7">
          <v:shape id="_x0000_i1038" type="#_x0000_t75" alt="" style="width:93.8pt;height:15.2pt;mso-width-percent:0;mso-height-percent:0;mso-width-percent:0;mso-height-percent:0" o:ole="">
            <v:imagedata r:id="rId25" o:title=""/>
          </v:shape>
          <o:OLEObject Type="Embed" ProgID="Equation.DSMT4" ShapeID="_x0000_i1038" DrawAspect="Content" ObjectID="_1680424096" r:id="rId26"/>
        </w:object>
      </w:r>
      <w:r w:rsidR="007A198C">
        <w:t>.</w:t>
      </w:r>
      <w:commentRangeEnd w:id="43"/>
      <w:r w:rsidR="00D713E1">
        <w:rPr>
          <w:rStyle w:val="CommentReference"/>
          <w:rFonts w:eastAsia="DengXian"/>
          <w:spacing w:val="0"/>
        </w:rPr>
        <w:commentReference w:id="43"/>
      </w:r>
    </w:p>
    <w:p w14:paraId="52AFDA2D" w14:textId="571F1A89"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F730BA">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Trajectories","type":"article-journal","volume":"138"},"uris":["http://www.mendeley.com/documents/?uuid=dc3de2aa-c298-409f-a62b-22efcea1e825"]}],"mendeley":{"formattedCitation":"[12], [13]","plainTextFormattedCitation":"[12], [13]","previouslyFormattedCitation":"[12], [13]"},"properties":{"noteIndex":0},"schema":"https://github.com/citation-style-language/schema/raw/master/csl-citation.json"}</w:instrText>
      </w:r>
      <w:r w:rsidR="006D596E" w:rsidRPr="006D596E">
        <w:rPr>
          <w:lang w:eastAsia="zh-CN"/>
        </w:rPr>
        <w:fldChar w:fldCharType="separate"/>
      </w:r>
      <w:r w:rsidR="00775AE8" w:rsidRPr="00775AE8">
        <w:rPr>
          <w:noProof/>
          <w:lang w:eastAsia="zh-CN"/>
        </w:rPr>
        <w:t>[12], [13]</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24096A">
        <w:t xml:space="preserve">, </w:t>
      </w:r>
      <w:proofErr w:type="gramStart"/>
      <w:r w:rsidR="0024096A">
        <w:t>i.e.</w:t>
      </w:r>
      <w:proofErr w:type="gramEnd"/>
      <w:r w:rsidR="0024096A">
        <w:t xml:space="preserv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833034" w:rsidRPr="00833034">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lastRenderedPageBreak/>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" stroked="f">
                <v:textbo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058EC2B6" w:rsidR="00461C96" w:rsidRPr="001C6267" w:rsidRDefault="00461C96" w:rsidP="001C6267">
      <w:pPr>
        <w:pStyle w:val="BodyText"/>
        <w:ind w:firstLine="202"/>
        <w:rPr>
          <w:lang w:eastAsia="zh-CN"/>
        </w:rPr>
      </w:pPr>
      <w:r>
        <w:rPr>
          <w:lang w:eastAsia="zh-CN"/>
        </w:rPr>
        <w:t xml:space="preserve">As this work is interested in the longitudinal dynamics of a vehicle traveling stably along a path, the lateral and rotational state derivatives are assumed to be zero with </w:t>
      </w:r>
      <w:ins w:id="44" w:author="Craig Beal" w:date="2021-04-20T09:59:00Z">
        <w:r w:rsidR="003D2F18">
          <w:rPr>
            <w:lang w:eastAsia="zh-CN"/>
          </w:rPr>
          <w:t xml:space="preserve">the </w:t>
        </w:r>
      </w:ins>
      <w:r>
        <w:rPr>
          <w:lang w:eastAsia="zh-CN"/>
        </w:rPr>
        <w:t>quasi-steady value</w:t>
      </w:r>
      <w:del w:id="45" w:author="Craig Beal" w:date="2021-04-20T09:59:00Z">
        <w:r w:rsidDel="003D2F18">
          <w:rPr>
            <w:lang w:eastAsia="zh-CN"/>
          </w:rPr>
          <w:delText>s</w:delText>
        </w:r>
      </w:del>
      <w:r>
        <w:rPr>
          <w:lang w:eastAsia="zh-CN"/>
        </w:rPr>
        <w:t xml:space="preserve"> of the </w:t>
      </w:r>
      <w:del w:id="46" w:author="Craig Beal" w:date="2021-04-20T09:59:00Z">
        <w:r w:rsidDel="003D2F18">
          <w:rPr>
            <w:lang w:eastAsia="zh-CN"/>
          </w:rPr>
          <w:delText xml:space="preserve">lateral and </w:delText>
        </w:r>
      </w:del>
      <w:r>
        <w:rPr>
          <w:lang w:eastAsia="zh-CN"/>
        </w:rPr>
        <w:t>rotational velocit</w:t>
      </w:r>
      <w:ins w:id="47" w:author="Craig Beal" w:date="2021-04-20T09:59:00Z">
        <w:r w:rsidR="003D2F18">
          <w:rPr>
            <w:lang w:eastAsia="zh-CN"/>
          </w:rPr>
          <w:t>y</w:t>
        </w:r>
      </w:ins>
      <w:del w:id="48" w:author="Craig Beal" w:date="2021-04-20T09:59:00Z">
        <w:r w:rsidDel="003D2F18">
          <w:rPr>
            <w:lang w:eastAsia="zh-CN"/>
          </w:rPr>
          <w:delText>ies</w:delText>
        </w:r>
      </w:del>
      <w:r>
        <w:rPr>
          <w:lang w:eastAsia="zh-CN"/>
        </w:rPr>
        <w:t xml:space="preserve"> dictated by the road geometry</w:t>
      </w:r>
      <w:ins w:id="49" w:author="Craig Beal" w:date="2021-04-20T09:59:00Z">
        <w:r w:rsidR="003D2F18">
          <w:rPr>
            <w:lang w:eastAsia="zh-CN"/>
          </w:rPr>
          <w:t xml:space="preserve">. The lateral velocity is assumed to be </w:t>
        </w:r>
      </w:ins>
      <w:ins w:id="50" w:author="Craig Beal" w:date="2021-04-20T10:00:00Z">
        <w:r w:rsidR="003D2F18">
          <w:rPr>
            <w:lang w:eastAsia="zh-CN"/>
          </w:rPr>
          <w:t>approximately zero, yielding</w:t>
        </w:r>
      </w:ins>
      <w:del w:id="51" w:author="Craig Beal" w:date="2021-04-20T09:59:00Z">
        <w:r w:rsidDel="003D2F18">
          <w:rPr>
            <w:lang w:eastAsia="zh-CN"/>
          </w:rPr>
          <w:delText>:</w:delText>
        </w:r>
      </w:del>
    </w:p>
    <w:p w14:paraId="33A8DFBF" w14:textId="1BCB94AD" w:rsidR="00D1656A" w:rsidRDefault="00D1656A" w:rsidP="00D1656A">
      <w:pPr>
        <w:pStyle w:val="MTDisplayEquation"/>
      </w:pPr>
      <w:r>
        <w:tab/>
      </w:r>
      <w:commentRangeStart w:id="52"/>
      <w:r w:rsidR="00EF1077" w:rsidRPr="007D114B">
        <w:rPr>
          <w:noProof/>
          <w:position w:val="-12"/>
        </w:rPr>
        <w:object w:dxaOrig="2200" w:dyaOrig="320" w14:anchorId="66995F2D">
          <v:shape id="_x0000_i1037" type="#_x0000_t75" alt="" style="width:110.3pt;height:17.15pt;mso-width-percent:0;mso-height-percent:0;mso-width-percent:0;mso-height-percent:0" o:ole="">
            <v:imagedata r:id="rId28" o:title=""/>
          </v:shape>
          <o:OLEObject Type="Embed" ProgID="Equation.DSMT4" ShapeID="_x0000_i1037" DrawAspect="Content" ObjectID="_1680424097" r:id="rId29"/>
        </w:object>
      </w:r>
      <w:commentRangeEnd w:id="52"/>
      <w:r w:rsidR="001C6267">
        <w:rPr>
          <w:rStyle w:val="CommentReference"/>
          <w:rFonts w:eastAsia="DengXian"/>
          <w:spacing w:val="0"/>
          <w:lang w:eastAsia="en-US"/>
        </w:rPr>
        <w:commentReference w:id="52"/>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524435"/>
      <w:r>
        <w:instrText>(</w:instrText>
      </w:r>
      <w:r w:rsidR="00EF1077">
        <w:fldChar w:fldCharType="begin"/>
      </w:r>
      <w:r w:rsidR="00EF1077">
        <w:instrText xml:space="preserve"> SEQ MTEqn \c \* Arabic \* MERGEFORMAT </w:instrText>
      </w:r>
      <w:r w:rsidR="00EF1077">
        <w:fldChar w:fldCharType="separate"/>
      </w:r>
      <w:r w:rsidR="00833034">
        <w:rPr>
          <w:noProof/>
        </w:rPr>
        <w:instrText>5</w:instrText>
      </w:r>
      <w:r w:rsidR="00EF1077">
        <w:rPr>
          <w:noProof/>
        </w:rPr>
        <w:fldChar w:fldCharType="end"/>
      </w:r>
      <w:r>
        <w:instrText>)</w:instrText>
      </w:r>
      <w:bookmarkEnd w:id="53"/>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2BC66DEC" w:rsidR="00D1656A" w:rsidRPr="007D114B" w:rsidRDefault="00D1656A" w:rsidP="001A7FB7">
      <w:pPr>
        <w:pStyle w:val="BodyText"/>
        <w:ind w:firstLine="202"/>
        <w:rPr>
          <w:lang w:eastAsia="zh-CN"/>
        </w:rPr>
      </w:pPr>
      <w:r>
        <w:rPr>
          <w:lang w:eastAsia="zh-CN"/>
        </w:rPr>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833034" w:rsidRPr="00833034">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5658C0">
        <w:rPr>
          <w:iCs/>
          <w:lang w:eastAsia="zh-CN"/>
        </w:rPr>
        <w:t xml:space="preserve">with </w:t>
      </w:r>
      <w:r w:rsidR="00094803" w:rsidRPr="005658C0">
        <w:t>equality</w:t>
      </w:r>
      <w:r w:rsidR="009530EA" w:rsidRPr="005658C0">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833034">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833034" w:rsidRPr="00833034">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833034">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833034" w:rsidRPr="00833034">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303635B2" w:rsidR="00D1656A" w:rsidRDefault="00D1656A" w:rsidP="00D1656A">
      <w:pPr>
        <w:pStyle w:val="MTDisplayEquation"/>
        <w:ind w:firstLine="0"/>
      </w:pPr>
      <w:r>
        <w:tab/>
      </w:r>
      <w:commentRangeStart w:id="54"/>
      <w:r w:rsidR="00EF1077" w:rsidRPr="006B6051">
        <w:rPr>
          <w:noProof/>
          <w:position w:val="-14"/>
        </w:rPr>
        <w:object w:dxaOrig="3060" w:dyaOrig="440" w14:anchorId="133AC35C">
          <v:shape id="_x0000_i1036" type="#_x0000_t75" alt="" style="width:151.95pt;height:21.8pt;mso-width-percent:0;mso-height-percent:0;mso-width-percent:0;mso-height-percent:0" o:ole="">
            <v:imagedata r:id="rId30" o:title=""/>
          </v:shape>
          <o:OLEObject Type="Embed" ProgID="Equation.DSMT4" ShapeID="_x0000_i1036" DrawAspect="Content" ObjectID="_1680424098" r:id="rId31"/>
        </w:object>
      </w:r>
      <w:commentRangeEnd w:id="54"/>
      <w:r w:rsidR="00A178EB">
        <w:rPr>
          <w:rStyle w:val="CommentReference"/>
          <w:rFonts w:eastAsia="DengXian"/>
          <w:spacing w:val="0"/>
          <w:lang w:eastAsia="en-US"/>
        </w:rPr>
        <w:commentReference w:id="54"/>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914313"/>
      <w:r>
        <w:instrText>(</w:instrText>
      </w:r>
      <w:r w:rsidR="00EF1077">
        <w:fldChar w:fldCharType="begin"/>
      </w:r>
      <w:r w:rsidR="00EF1077">
        <w:instrText xml:space="preserve"> SEQ MTEqn \c \* Arabic \* MERGEFORMAT </w:instrText>
      </w:r>
      <w:r w:rsidR="00EF1077">
        <w:fldChar w:fldCharType="separate"/>
      </w:r>
      <w:r w:rsidR="00833034">
        <w:rPr>
          <w:noProof/>
        </w:rPr>
        <w:instrText>6</w:instrText>
      </w:r>
      <w:r w:rsidR="00EF1077">
        <w:rPr>
          <w:noProof/>
        </w:rPr>
        <w:fldChar w:fldCharType="end"/>
      </w:r>
      <w:r>
        <w:instrText>)</w:instrText>
      </w:r>
      <w:bookmarkEnd w:id="55"/>
      <w:r>
        <w:fldChar w:fldCharType="end"/>
      </w:r>
    </w:p>
    <w:p w14:paraId="6D5243BC" w14:textId="726968F1" w:rsidR="00812E2A" w:rsidRPr="0030033B" w:rsidRDefault="007A71E5" w:rsidP="00C718A5">
      <w:pPr>
        <w:pStyle w:val="BodyText"/>
        <w:ind w:firstLine="0"/>
        <w:rPr>
          <w:lang w:eastAsia="zh-CN"/>
        </w:rPr>
      </w:pPr>
      <w:r>
        <w:rPr>
          <w:lang w:eastAsia="zh-CN"/>
        </w:rPr>
        <w:t xml:space="preserve">a </w:t>
      </w:r>
      <w:del w:id="56" w:author="Craig Beal" w:date="2021-04-20T10:03:00Z">
        <w:r w:rsidDel="003D2F18">
          <w:rPr>
            <w:lang w:eastAsia="zh-CN"/>
          </w:rPr>
          <w:delText xml:space="preserve">first </w:delText>
        </w:r>
      </w:del>
      <w:ins w:id="57" w:author="Craig Beal" w:date="2021-04-20T10:03:00Z">
        <w:r w:rsidR="003D2F18">
          <w:rPr>
            <w:lang w:eastAsia="zh-CN"/>
          </w:rPr>
          <w:t>basic</w:t>
        </w:r>
        <w:r w:rsidR="003D2F18">
          <w:rPr>
            <w:lang w:eastAsia="zh-CN"/>
          </w:rPr>
          <w:t xml:space="preserve"> </w:t>
        </w:r>
      </w:ins>
      <w:r>
        <w:rPr>
          <w:lang w:eastAsia="zh-CN"/>
        </w:rPr>
        <w:t>version of the key equation governing the longitudinal speed while operating at the friction limits on a path of known curvature.</w:t>
      </w:r>
      <w:r w:rsidR="00C718A5">
        <w:rPr>
          <w:lang w:eastAsia="zh-CN"/>
        </w:rPr>
        <w:t xml:space="preserve"> </w:t>
      </w:r>
      <w:del w:id="58" w:author="Craig Beal" w:date="2021-04-20T10:03:00Z">
        <w:r w:rsidR="00812E2A" w:rsidDel="003D2F18">
          <w:rPr>
            <w:lang w:eastAsia="zh-CN"/>
          </w:rPr>
          <w:delText>Before going further</w:delText>
        </w:r>
      </w:del>
      <w:ins w:id="59" w:author="Craig Beal" w:date="2021-04-20T10:03:00Z">
        <w:r w:rsidR="003D2F18">
          <w:rPr>
            <w:lang w:eastAsia="zh-CN"/>
          </w:rPr>
          <w:t>However</w:t>
        </w:r>
      </w:ins>
      <w:r w:rsidR="00812E2A">
        <w:rPr>
          <w:lang w:eastAsia="zh-CN"/>
        </w:rPr>
        <w:t>,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833034" w:rsidRPr="00833034">
        <w:rPr>
          <w:iCs/>
          <w:lang w:eastAsia="zh-CN"/>
        </w:rPr>
        <w:instrText>(6)</w:instrText>
      </w:r>
      <w:r w:rsidR="00812E2A">
        <w:rPr>
          <w:iCs/>
          <w:lang w:eastAsia="zh-CN"/>
        </w:rPr>
        <w:fldChar w:fldCharType="end"/>
      </w:r>
      <w:r w:rsidR="00812E2A">
        <w:rPr>
          <w:iCs/>
          <w:lang w:eastAsia="zh-CN"/>
        </w:rPr>
        <w:fldChar w:fldCharType="end"/>
      </w:r>
      <w:ins w:id="60" w:author="Craig Beal" w:date="2021-04-20T10:03:00Z">
        <w:r w:rsidR="003D2F18">
          <w:rPr>
            <w:iCs/>
            <w:lang w:eastAsia="zh-CN"/>
          </w:rPr>
          <w:t xml:space="preserve"> to </w:t>
        </w:r>
      </w:ins>
      <w:del w:id="61" w:author="Craig Beal" w:date="2021-04-20T10:03:00Z">
        <w:r w:rsidR="00EC7250" w:rsidDel="003D2F18">
          <w:rPr>
            <w:iCs/>
            <w:lang w:eastAsia="zh-CN"/>
          </w:rPr>
          <w:delText xml:space="preserve">. </w:delText>
        </w:r>
        <w:r w:rsidR="006D5B41" w:rsidDel="003D2F18">
          <w:rPr>
            <w:iCs/>
            <w:lang w:eastAsia="zh-CN"/>
          </w:rPr>
          <w:delText xml:space="preserve">This parameter </w:delText>
        </w:r>
      </w:del>
      <w:r w:rsidR="006D5B41">
        <w:rPr>
          <w:iCs/>
          <w:lang w:eastAsia="zh-CN"/>
        </w:rPr>
        <w:t>allow</w:t>
      </w:r>
      <w:del w:id="62" w:author="Craig Beal" w:date="2021-04-20T10:03:00Z">
        <w:r w:rsidR="006D5B41" w:rsidDel="003D2F18">
          <w:rPr>
            <w:iCs/>
            <w:lang w:eastAsia="zh-CN"/>
          </w:rPr>
          <w:delText>s</w:delText>
        </w:r>
      </w:del>
      <w:r w:rsidR="006D5B41">
        <w:rPr>
          <w:iCs/>
          <w:lang w:eastAsia="zh-CN"/>
        </w:rPr>
        <w:t xml:space="preserve"> for </w:t>
      </w:r>
      <w:r w:rsidR="006D5B41">
        <w:rPr>
          <w:lang w:eastAsia="zh-CN"/>
        </w:rPr>
        <w:t>compensation of the uncertainty of friction preview and the fact that most drivers may not be comfortable with or able to operate a vehicle at the friction limits as racing drivers or autonomous driving systems might</w:t>
      </w:r>
      <w:r w:rsidR="00812E2A">
        <w:rPr>
          <w:lang w:eastAsia="zh-CN"/>
        </w:rPr>
        <w:t xml:space="preserve"> </w:t>
      </w:r>
      <w:r w:rsidR="00812E2A">
        <w:rPr>
          <w:lang w:eastAsia="zh-CN"/>
        </w:rPr>
        <w:fldChar w:fldCharType="begin" w:fldLock="1"/>
      </w:r>
      <w:r w:rsidR="00F730BA">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[14]","plainTextFormattedCitation":"[14]","previouslyFormattedCitation":"[14]"},"properties":{"noteIndex":0},"schema":"https://github.com/citation-style-language/schema/raw/master/csl-citation.json"}</w:instrText>
      </w:r>
      <w:r w:rsidR="00812E2A">
        <w:rPr>
          <w:lang w:eastAsia="zh-CN"/>
        </w:rPr>
        <w:fldChar w:fldCharType="separate"/>
      </w:r>
      <w:r w:rsidR="00775AE8" w:rsidRPr="00775AE8">
        <w:rPr>
          <w:noProof/>
          <w:lang w:eastAsia="zh-CN"/>
        </w:rPr>
        <w:t>[14]</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68137553" w:rsidR="00812E2A" w:rsidRPr="00812E2A" w:rsidRDefault="00AE4155" w:rsidP="00AE4155">
      <w:pPr>
        <w:pStyle w:val="MTDisplayEquation"/>
      </w:pPr>
      <w:r>
        <w:tab/>
      </w:r>
      <w:commentRangeStart w:id="63"/>
      <w:r w:rsidR="00EF1077" w:rsidRPr="00764E20">
        <w:rPr>
          <w:noProof/>
          <w:position w:val="-14"/>
        </w:rPr>
        <w:object w:dxaOrig="3100" w:dyaOrig="440" w14:anchorId="6D8CD8EE">
          <v:shape id="_x0000_i1035" type="#_x0000_t75" alt="" style="width:155.9pt;height:21.8pt;mso-width-percent:0;mso-height-percent:0;mso-width-percent:0;mso-height-percent:0" o:ole="">
            <v:imagedata r:id="rId32" o:title=""/>
          </v:shape>
          <o:OLEObject Type="Embed" ProgID="Equation.DSMT4" ShapeID="_x0000_i1035" DrawAspect="Content" ObjectID="_1680424099" r:id="rId33"/>
        </w:object>
      </w:r>
      <w:commentRangeEnd w:id="63"/>
      <w:r w:rsidR="00A178EB">
        <w:rPr>
          <w:rStyle w:val="CommentReference"/>
          <w:rFonts w:eastAsia="DengXian"/>
          <w:spacing w:val="0"/>
          <w:lang w:eastAsia="en-US"/>
        </w:rPr>
        <w:commentReference w:id="63"/>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283111"/>
      <w:r>
        <w:instrText>(</w:instrText>
      </w:r>
      <w:r w:rsidR="00EF1077">
        <w:fldChar w:fldCharType="begin"/>
      </w:r>
      <w:r w:rsidR="00EF1077">
        <w:instrText xml:space="preserve"> SEQ MTEqn \c \* Arabic \* MERGEFORMAT </w:instrText>
      </w:r>
      <w:r w:rsidR="00EF1077">
        <w:fldChar w:fldCharType="separate"/>
      </w:r>
      <w:r w:rsidR="00833034">
        <w:rPr>
          <w:noProof/>
        </w:rPr>
        <w:instrText>7</w:instrText>
      </w:r>
      <w:r w:rsidR="00EF1077">
        <w:rPr>
          <w:noProof/>
        </w:rPr>
        <w:fldChar w:fldCharType="end"/>
      </w:r>
      <w:r>
        <w:instrText>)</w:instrText>
      </w:r>
      <w:bookmarkEnd w:id="64"/>
      <w:r>
        <w:fldChar w:fldCharType="end"/>
      </w:r>
    </w:p>
    <w:p w14:paraId="09871B97" w14:textId="7A153A7B"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833034" w:rsidRPr="00833034">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pend on the path 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65" w:name="_Ref69134284"/>
      <w:r>
        <w:t>B</w:t>
      </w:r>
      <w:r w:rsidR="004C165E">
        <w:t xml:space="preserve">. </w:t>
      </w:r>
      <w:r w:rsidR="001355EC">
        <w:t>Path Representation</w:t>
      </w:r>
      <w:bookmarkEnd w:id="65"/>
      <w:r w:rsidR="001355EC">
        <w:t xml:space="preserve"> </w:t>
      </w:r>
    </w:p>
    <w:p w14:paraId="0E6314D5" w14:textId="5367694B"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commentRangeStart w:id="66"/>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F730BA">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[15]","plainTextFormattedCitation":"[15]","previouslyFormattedCitation":"[15]"},"properties":{"noteIndex":0},"schema":"https://github.com/citation-style-language/schema/raw/master/csl-citation.json"}</w:instrText>
      </w:r>
      <w:r w:rsidR="0073644E">
        <w:rPr>
          <w:lang w:eastAsia="zh-CN"/>
        </w:rPr>
        <w:fldChar w:fldCharType="separate"/>
      </w:r>
      <w:r w:rsidR="00775AE8" w:rsidRPr="00775AE8">
        <w:rPr>
          <w:noProof/>
          <w:lang w:eastAsia="zh-CN"/>
        </w:rPr>
        <w:t>[15]</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F730BA">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techniques","type":"paper-conference","volume":"1"},"uris":["http://www.mendeley.com/documents/?uuid=a8103da8-8fc0-4f6c-b1c3-43fd9dc173a1"]}],"mendeley":{"formattedCitation":"[16], [17]","plainTextFormattedCitation":"[16], [17]","previouslyFormattedCitation":"[16], [17]"},"properties":{"noteIndex":0},"schema":"https://github.com/citation-style-language/schema/raw/master/csl-citation.json"}</w:instrText>
      </w:r>
      <w:r w:rsidR="0073644E">
        <w:rPr>
          <w:lang w:eastAsia="zh-CN"/>
        </w:rPr>
        <w:fldChar w:fldCharType="separate"/>
      </w:r>
      <w:r w:rsidR="00775AE8" w:rsidRPr="00775AE8">
        <w:rPr>
          <w:noProof/>
          <w:lang w:eastAsia="zh-CN"/>
        </w:rPr>
        <w:t>[16], [17]</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F730BA">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[18]","plainTextFormattedCitation":"[18]","previouslyFormattedCitation":"[18]"},"properties":{"noteIndex":0},"schema":"https://github.com/citation-style-language/schema/raw/master/csl-citation.json"}</w:instrText>
      </w:r>
      <w:r w:rsidR="0073644E">
        <w:rPr>
          <w:lang w:eastAsia="zh-CN"/>
        </w:rPr>
        <w:fldChar w:fldCharType="separate"/>
      </w:r>
      <w:r w:rsidR="00775AE8" w:rsidRPr="00775AE8">
        <w:rPr>
          <w:noProof/>
          <w:lang w:eastAsia="zh-CN"/>
        </w:rPr>
        <w:t>[18]</w:t>
      </w:r>
      <w:r w:rsidR="0073644E">
        <w:rPr>
          <w:lang w:eastAsia="zh-CN"/>
        </w:rPr>
        <w:fldChar w:fldCharType="end"/>
      </w:r>
      <w:r w:rsidR="00EF5E7A">
        <w:rPr>
          <w:rFonts w:hint="eastAsia"/>
          <w:lang w:eastAsia="zh-CN"/>
        </w:rPr>
        <w:t>,</w:t>
      </w:r>
      <w:r w:rsidR="0073644E">
        <w:rPr>
          <w:lang w:eastAsia="zh-CN"/>
        </w:rPr>
        <w:fldChar w:fldCharType="begin" w:fldLock="1"/>
      </w:r>
      <w:r w:rsidR="00F730BA">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[19]","plainTextFormattedCitation":"[19]","previouslyFormattedCitation":"[19]"},"properties":{"noteIndex":0},"schema":"https://github.com/citation-style-language/schema/raw/master/csl-citation.json"}</w:instrText>
      </w:r>
      <w:r w:rsidR="0073644E">
        <w:rPr>
          <w:lang w:eastAsia="zh-CN"/>
        </w:rPr>
        <w:fldChar w:fldCharType="separate"/>
      </w:r>
      <w:r w:rsidR="00775AE8" w:rsidRPr="00775AE8">
        <w:rPr>
          <w:noProof/>
          <w:lang w:eastAsia="zh-CN"/>
        </w:rPr>
        <w:t>[19]</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w:t>
      </w:r>
      <w:commentRangeEnd w:id="66"/>
      <w:r w:rsidR="00A178EB">
        <w:rPr>
          <w:rStyle w:val="CommentReference"/>
          <w:rFonts w:eastAsia="DengXian"/>
          <w:spacing w:val="0"/>
        </w:rPr>
        <w:commentReference w:id="66"/>
      </w:r>
      <w:r w:rsidR="00422DE7">
        <w:rPr>
          <w:lang w:eastAsia="zh-CN"/>
        </w:rPr>
        <w:t>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turns - consist</w:t>
      </w:r>
      <w:r w:rsidR="00163556">
        <w:rPr>
          <w:lang w:eastAsia="zh-CN"/>
        </w:rPr>
        <w:t>ing</w:t>
      </w:r>
      <w:r w:rsidR="00753EE5">
        <w:rPr>
          <w:lang w:eastAsia="zh-CN"/>
        </w:rPr>
        <w:t xml:space="preserve">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7CD6A9F3" w:rsidR="00E364B1" w:rsidRDefault="00686F9C" w:rsidP="00686F9C">
      <w:pPr>
        <w:pStyle w:val="MTDisplayEquation"/>
      </w:pPr>
      <w:r>
        <w:tab/>
      </w:r>
      <w:r w:rsidR="00EF1077" w:rsidRPr="00686F9C">
        <w:rPr>
          <w:noProof/>
          <w:position w:val="-10"/>
        </w:rPr>
        <w:object w:dxaOrig="1100" w:dyaOrig="300" w14:anchorId="70FC0901">
          <v:shape id="_x0000_i1034" type="#_x0000_t75" alt="" style="width:54.85pt;height:15.85pt;mso-width-percent:0;mso-height-percent:0;mso-width-percent:0;mso-height-percent:0" o:ole="">
            <v:imagedata r:id="rId34" o:title=""/>
          </v:shape>
          <o:OLEObject Type="Embed" ProgID="Equation.DSMT4" ShapeID="_x0000_i1034" DrawAspect="Content" ObjectID="_1680424100"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F1077">
        <w:fldChar w:fldCharType="begin"/>
      </w:r>
      <w:r w:rsidR="00EF1077">
        <w:instrText xml:space="preserve"> SEQ MTEqn \c \* Arabic \* MERGEFORMAT </w:instrText>
      </w:r>
      <w:r w:rsidR="00EF1077">
        <w:fldChar w:fldCharType="separate"/>
      </w:r>
      <w:r w:rsidR="00833034">
        <w:rPr>
          <w:noProof/>
        </w:rPr>
        <w:instrText>8</w:instrText>
      </w:r>
      <w:r w:rsidR="00EF1077">
        <w:rPr>
          <w:noProof/>
        </w:rPr>
        <w:fldChar w:fldCharType="end"/>
      </w:r>
      <w:r>
        <w:instrText>)</w:instrText>
      </w:r>
      <w:r>
        <w:fldChar w:fldCharType="end"/>
      </w:r>
    </w:p>
    <w:p w14:paraId="389B538A" w14:textId="020BAA5A"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2171C9CC" w:rsidR="00766FA2" w:rsidRPr="00E64D5A"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F730BA">
        <w:instrText>ADDIN CSL_CITATION {"citationItems":[{"id":"ITEM-1","itemData":{"URL":"https://www.larson.psu.edu/about/test-track.aspx","accessed":{"date-parts":[["2021","4","8"]]},"id":"ITEM-1","issued":{"date-parts":[["0"]]},"title":"Test Track","type":"webpage"},"uris":["http://www.mendeley.com/documents/?uuid=e41ec300-94db-4650-8590-9a6ca89c9a71"]}],"mendeley":{"formattedCitation":"[20]","plainTextFormattedCitation":"[20]","previouslyFormattedCitation":"[20]"},"properties":{"noteIndex":0},"schema":"https://github.com/citation-style-language/schema/raw/master/csl-citation.json"}</w:instrText>
      </w:r>
      <w:r>
        <w:fldChar w:fldCharType="separate"/>
      </w:r>
      <w:r w:rsidR="00775AE8" w:rsidRPr="00775AE8">
        <w:rPr>
          <w:noProof/>
        </w:rPr>
        <w:t>[20]</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F730BA">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[16]","plainTextFormattedCitation":"[16]","previouslyFormattedCitation":"[16]"},"properties":{"noteIndex":0},"schema":"https://github.com/citation-style-language/schema/raw/master/csl-citation.json"}</w:instrText>
      </w:r>
      <w:r>
        <w:rPr>
          <w:lang w:eastAsia="zh-CN"/>
        </w:rPr>
        <w:fldChar w:fldCharType="separate"/>
      </w:r>
      <w:r w:rsidR="00775AE8" w:rsidRPr="00775AE8">
        <w:rPr>
          <w:noProof/>
          <w:lang w:eastAsia="zh-CN"/>
        </w:rPr>
        <w:t>[16]</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All of these path parameters can be descri</w:t>
      </w:r>
      <w:r w:rsidRPr="005D3D09">
        <w:rPr>
          <w:lang w:eastAsia="zh-CN"/>
        </w:rPr>
        <w:t xml:space="preserve">bed as a function of </w:t>
      </w:r>
      <w:r>
        <w:rPr>
          <w:lang w:eastAsia="zh-CN"/>
        </w:rPr>
        <w:t xml:space="preserve">the path </w:t>
      </w:r>
      <w:r w:rsidRPr="005D3D09">
        <w:rPr>
          <w:lang w:eastAsia="zh-CN"/>
        </w:rPr>
        <w:t xml:space="preserve">station: </w:t>
      </w:r>
      <w:r w:rsidRPr="005B36ED">
        <w:rPr>
          <w:i/>
          <w:iCs/>
          <w:lang w:eastAsia="zh-CN"/>
        </w:rPr>
        <w:t>κ(s)</w:t>
      </w:r>
      <w:r w:rsidRPr="005D3D09">
        <w:rPr>
          <w:lang w:eastAsia="zh-CN"/>
        </w:rPr>
        <w:t xml:space="preserve">, </w:t>
      </w:r>
      <w:r w:rsidRPr="005B36ED">
        <w:rPr>
          <w:i/>
          <w:iCs/>
          <w:lang w:eastAsia="zh-CN"/>
        </w:rPr>
        <w:t>μ(s)</w:t>
      </w:r>
      <w:r w:rsidRPr="00341F97">
        <w:rPr>
          <w:lang w:eastAsia="zh-CN"/>
        </w:rPr>
        <w:t xml:space="preserve">, </w:t>
      </w:r>
      <w:r w:rsidRPr="005B36ED">
        <w:rPr>
          <w:i/>
          <w:iCs/>
          <w:lang w:eastAsia="zh-CN"/>
        </w:rPr>
        <w:t>θ(s)</w:t>
      </w:r>
      <w:r w:rsidRPr="00341F97">
        <w:rPr>
          <w:lang w:eastAsia="zh-CN"/>
        </w:rPr>
        <w:t>.</w:t>
      </w:r>
      <w:r>
        <w:rPr>
          <w:lang w:eastAsia="zh-CN"/>
        </w:rPr>
        <w:t xml:space="preserve"> </w:t>
      </w:r>
      <w:r w:rsidR="00435043">
        <w:rPr>
          <w:lang w:eastAsia="zh-CN"/>
        </w:rPr>
        <w:t xml:space="preserve">The </w:t>
      </w:r>
      <w:del w:id="67" w:author="Craig Beal" w:date="2021-04-20T10:18:00Z">
        <w:r w:rsidR="00435043" w:rsidDel="00385CE8">
          <w:rPr>
            <w:lang w:eastAsia="zh-CN"/>
          </w:rPr>
          <w:delText xml:space="preserve">portions of the </w:delText>
        </w:r>
      </w:del>
      <w:r w:rsidR="00435043">
        <w:rPr>
          <w:lang w:eastAsia="zh-CN"/>
        </w:rPr>
        <w:t xml:space="preserve">path </w:t>
      </w:r>
      <w:ins w:id="68" w:author="Craig Beal" w:date="2021-04-20T10:18:00Z">
        <w:r w:rsidR="00385CE8">
          <w:rPr>
            <w:lang w:eastAsia="zh-CN"/>
          </w:rPr>
          <w:t xml:space="preserve">segments </w:t>
        </w:r>
      </w:ins>
      <w:r w:rsidR="00435043">
        <w:rPr>
          <w:lang w:eastAsia="zh-CN"/>
        </w:rPr>
        <w:t xml:space="preserve">where the grade is non-zero </w:t>
      </w:r>
      <w:del w:id="69" w:author="Craig Beal" w:date="2021-04-20T10:18:00Z">
        <w:r w:rsidR="00435043" w:rsidDel="00385CE8">
          <w:rPr>
            <w:lang w:eastAsia="zh-CN"/>
          </w:rPr>
          <w:delText xml:space="preserve">was </w:delText>
        </w:r>
      </w:del>
      <w:ins w:id="70" w:author="Craig Beal" w:date="2021-04-20T10:18:00Z">
        <w:r w:rsidR="00385CE8">
          <w:rPr>
            <w:lang w:eastAsia="zh-CN"/>
          </w:rPr>
          <w:t>were</w:t>
        </w:r>
        <w:r w:rsidR="00385CE8">
          <w:rPr>
            <w:lang w:eastAsia="zh-CN"/>
          </w:rPr>
          <w:t xml:space="preserve"> </w:t>
        </w:r>
      </w:ins>
      <w:r w:rsidR="00435043">
        <w:rPr>
          <w:lang w:eastAsia="zh-CN"/>
        </w:rPr>
        <w:t xml:space="preserve">chosen to be similar to </w:t>
      </w:r>
      <w:del w:id="71" w:author="Craig Beal" w:date="2021-04-20T10:18:00Z">
        <w:r w:rsidR="00435043" w:rsidDel="00385CE8">
          <w:rPr>
            <w:lang w:eastAsia="zh-CN"/>
          </w:rPr>
          <w:delText xml:space="preserve">the </w:delText>
        </w:r>
      </w:del>
      <w:r w:rsidR="00435043">
        <w:rPr>
          <w:lang w:eastAsia="zh-CN"/>
        </w:rPr>
        <w:t>off-ramp and on-ramp part</w:t>
      </w:r>
      <w:ins w:id="72" w:author="Craig Beal" w:date="2021-04-20T10:18:00Z">
        <w:r w:rsidR="00385CE8">
          <w:rPr>
            <w:lang w:eastAsia="zh-CN"/>
          </w:rPr>
          <w:t>s</w:t>
        </w:r>
      </w:ins>
      <w:r w:rsidR="00435043">
        <w:rPr>
          <w:lang w:eastAsia="zh-CN"/>
        </w:rPr>
        <w:t xml:space="preserve"> of a highway</w:t>
      </w:r>
      <w:ins w:id="73" w:author="Craig Beal" w:date="2021-04-20T10:18:00Z">
        <w:r w:rsidR="00385CE8">
          <w:rPr>
            <w:lang w:eastAsia="zh-CN"/>
          </w:rPr>
          <w:t>.</w:t>
        </w:r>
      </w:ins>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783B89C3"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sidR="007D09BC">
        <w:rPr>
          <w:iCs/>
          <w:lang w:eastAsia="zh-CN"/>
        </w:rPr>
        <w:fldChar w:fldCharType="begin"/>
      </w:r>
      <w:r w:rsidR="007D09BC">
        <w:rPr>
          <w:iCs/>
          <w:lang w:eastAsia="zh-CN"/>
        </w:rPr>
        <w:instrText xml:space="preserve"> GOTOBUTTON ZEqnNum914313  \* MERGEFORMAT </w:instrText>
      </w:r>
      <w:r w:rsidR="007D09BC">
        <w:rPr>
          <w:iCs/>
          <w:lang w:eastAsia="zh-CN"/>
        </w:rPr>
        <w:fldChar w:fldCharType="begin"/>
      </w:r>
      <w:r w:rsidR="007D09BC">
        <w:rPr>
          <w:iCs/>
          <w:lang w:eastAsia="zh-CN"/>
        </w:rPr>
        <w:instrText xml:space="preserve"> REF ZEqnNum914313 \* Charformat \! \* MERGEFORMAT </w:instrText>
      </w:r>
      <w:r w:rsidR="007D09BC">
        <w:rPr>
          <w:iCs/>
          <w:lang w:eastAsia="zh-CN"/>
        </w:rPr>
        <w:fldChar w:fldCharType="separate"/>
      </w:r>
      <w:r w:rsidR="00833034" w:rsidRPr="00833034">
        <w:rPr>
          <w:iCs/>
          <w:lang w:eastAsia="zh-CN"/>
        </w:rPr>
        <w:instrText>(6)</w:instrText>
      </w:r>
      <w:r w:rsidR="007D09BC">
        <w:rPr>
          <w:iCs/>
          <w:lang w:eastAsia="zh-CN"/>
        </w:rPr>
        <w:fldChar w:fldCharType="end"/>
      </w:r>
      <w:r w:rsidR="007D09BC">
        <w:rPr>
          <w:iCs/>
          <w:lang w:eastAsia="zh-CN"/>
        </w:rPr>
        <w:fldChar w:fldCharType="end"/>
      </w:r>
      <w:r>
        <w:rPr>
          <w:lang w:eastAsia="zh-CN"/>
        </w:rPr>
        <w:t xml:space="preserve"> and </w:t>
      </w:r>
      <w:r w:rsidR="00CA26C9">
        <w:rPr>
          <w:lang w:eastAsia="zh-CN"/>
        </w:rPr>
        <w:t xml:space="preserve">the desired path description, the speed profile can be determined. </w:t>
      </w:r>
      <w:r w:rsidR="00CA26C9">
        <w:t>The approach presented in this paper is i</w:t>
      </w:r>
      <w:r w:rsidR="00CA26C9">
        <w:rPr>
          <w:lang w:eastAsia="zh-CN"/>
        </w:rPr>
        <w:t>nspired by previous work that addressed the profile determination via</w:t>
      </w:r>
      <w:r>
        <w:rPr>
          <w:lang w:eastAsia="zh-CN"/>
        </w:rPr>
        <w:t xml:space="preserve"> </w:t>
      </w:r>
      <w:r>
        <w:t xml:space="preserve">three passes </w:t>
      </w:r>
      <w:r>
        <w:fldChar w:fldCharType="begin" w:fldLock="1"/>
      </w:r>
      <w:r w:rsidR="00F730BA">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fldChar w:fldCharType="separate"/>
      </w:r>
      <w:r w:rsidR="00775AE8" w:rsidRPr="00775AE8">
        <w:rPr>
          <w:noProof/>
        </w:rPr>
        <w:t>[13]</w:t>
      </w:r>
      <w:r>
        <w:fldChar w:fldCharType="end"/>
      </w:r>
      <w:r>
        <w:t xml:space="preserve">, nonlinear optimization </w:t>
      </w:r>
      <w:r>
        <w:fldChar w:fldCharType="begin" w:fldLock="1"/>
      </w:r>
      <w:r w:rsidR="008D6159">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fldChar w:fldCharType="separate"/>
      </w:r>
      <w:r w:rsidR="00486132" w:rsidRPr="00486132">
        <w:rPr>
          <w:noProof/>
        </w:rPr>
        <w:t>[4]</w:t>
      </w:r>
      <w:r>
        <w:fldChar w:fldCharType="end"/>
      </w:r>
      <w:r>
        <w:t xml:space="preserve">, </w:t>
      </w:r>
      <w:r w:rsidR="00CA26C9">
        <w:rPr>
          <w:rFonts w:hint="eastAsia"/>
          <w:lang w:eastAsia="zh-CN"/>
        </w:rPr>
        <w:t>and</w:t>
      </w:r>
      <w:r w:rsidR="00CA26C9">
        <w:t xml:space="preserve"> </w:t>
      </w:r>
      <w:r>
        <w:t xml:space="preserve">segment and iteration </w:t>
      </w:r>
      <w:r>
        <w:fldChar w:fldCharType="begin" w:fldLock="1"/>
      </w:r>
      <w:r w:rsidR="00F730BA">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[21]","plainTextFormattedCitation":"[21]","previouslyFormattedCitation":"[21]"},"properties":{"noteIndex":0},"schema":"https://github.com/citation-style-language/schema/raw/master/csl-citation.json"}</w:instrText>
      </w:r>
      <w:r>
        <w:fldChar w:fldCharType="separate"/>
      </w:r>
      <w:r w:rsidR="00775AE8" w:rsidRPr="00775AE8">
        <w:rPr>
          <w:noProof/>
        </w:rPr>
        <w:t>[21]</w:t>
      </w:r>
      <w:r>
        <w:fldChar w:fldCharType="end"/>
      </w:r>
      <w:r>
        <w:t>, where a velocity profile is planned given the path curvature.</w: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7FFCBB16">
                <wp:extent cx="3067050" cy="3022600"/>
                <wp:effectExtent l="0" t="0" r="0" b="635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2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13089F34" w:rsidR="003A17F5" w:rsidRDefault="0007060A"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wps:txbx>
                      <wps:bodyPr rot="0" vert="horz" wrap="square" lIns="91440" tIns="45720" rIns="91440" bIns="45720" anchor="t" anchorCtr="0" upright="1">
                        <a:noAutofit/>
                      </wps:bodyPr>
                    </wps:wsp>
                  </a:graphicData>
                </a:graphic>
              </wp:inline>
            </w:drawing>
          </mc:Choice>
          <mc:Fallback>
            <w:pict>
              <v:shape w14:anchorId="5204A6D0" id="_x0000_s1029" type="#_x0000_t202" style="width:241.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" stroked="f">
                <v:textbox>
                  <w:txbxContent>
                    <w:p w14:paraId="7F76D6FC" w14:textId="13089F34" w:rsidR="003A17F5" w:rsidRDefault="0007060A"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v:textbox>
                <w10:anchorlock/>
              </v:shape>
            </w:pict>
          </mc:Fallback>
        </mc:AlternateContent>
      </w:r>
    </w:p>
    <w:p w14:paraId="11328A10" w14:textId="3CF096D4" w:rsidR="000906DE" w:rsidRDefault="00364170" w:rsidP="000906DE">
      <w:pPr>
        <w:pStyle w:val="BodyText"/>
        <w:rPr>
          <w:lang w:eastAsia="zh-CN"/>
        </w:rPr>
      </w:pPr>
      <w:r>
        <w:rPr>
          <w:lang w:eastAsia="zh-CN"/>
        </w:rPr>
        <w:t xml:space="preserve">The first step of the approach is to express </w:t>
      </w:r>
      <w:r w:rsidR="000906DE">
        <w:rPr>
          <w:lang w:eastAsia="zh-CN"/>
        </w:rPr>
        <w:t>the longitudinal acceleration with respect to the</w:t>
      </w:r>
      <w:r w:rsidR="002A078F">
        <w:rPr>
          <w:lang w:eastAsia="zh-CN"/>
        </w:rPr>
        <w:t xml:space="preserve"> vehicle</w:t>
      </w:r>
      <w:r w:rsidR="000906DE">
        <w:rPr>
          <w:lang w:eastAsia="zh-CN"/>
        </w:rPr>
        <w:t xml:space="preserve"> station:</w:t>
      </w:r>
    </w:p>
    <w:p w14:paraId="5AE7452D" w14:textId="082002BB" w:rsidR="000906DE" w:rsidRDefault="000906DE" w:rsidP="000906DE">
      <w:pPr>
        <w:pStyle w:val="MTDisplayEquation"/>
      </w:pPr>
      <w:r>
        <w:tab/>
      </w:r>
      <w:r w:rsidR="00EF1077" w:rsidRPr="0077673A">
        <w:rPr>
          <w:noProof/>
          <w:position w:val="-20"/>
        </w:rPr>
        <w:object w:dxaOrig="2180" w:dyaOrig="499" w14:anchorId="52994238">
          <v:shape id="_x0000_i1033" type="#_x0000_t75" alt="" style="width:109pt;height:25.1pt;mso-width-percent:0;mso-height-percent:0;mso-width-percent:0;mso-height-percent:0" o:ole="">
            <v:imagedata r:id="rId37" o:title=""/>
          </v:shape>
          <o:OLEObject Type="Embed" ProgID="Equation.DSMT4" ShapeID="_x0000_i1033" DrawAspect="Content" ObjectID="_1680424101"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809437"/>
      <w:r>
        <w:instrText>(</w:instrText>
      </w:r>
      <w:r w:rsidR="00EF1077">
        <w:fldChar w:fldCharType="begin"/>
      </w:r>
      <w:r w:rsidR="00EF1077">
        <w:instrText xml:space="preserve"> SEQ MTEqn \c \* Arabic \* MERGEFORMAT </w:instrText>
      </w:r>
      <w:r w:rsidR="00EF1077">
        <w:fldChar w:fldCharType="separate"/>
      </w:r>
      <w:r w:rsidR="00833034">
        <w:rPr>
          <w:noProof/>
        </w:rPr>
        <w:instrText>9</w:instrText>
      </w:r>
      <w:r w:rsidR="00EF1077">
        <w:rPr>
          <w:noProof/>
        </w:rPr>
        <w:fldChar w:fldCharType="end"/>
      </w:r>
      <w:r>
        <w:instrText>)</w:instrText>
      </w:r>
      <w:bookmarkEnd w:id="74"/>
      <w:r>
        <w:fldChar w:fldCharType="end"/>
      </w:r>
    </w:p>
    <w:p w14:paraId="7555C67B" w14:textId="06877860" w:rsidR="000906DE" w:rsidRDefault="000906DE" w:rsidP="000906DE">
      <w:pPr>
        <w:pStyle w:val="BodyText"/>
        <w:rPr>
          <w:lang w:eastAsia="zh-CN"/>
        </w:rPr>
      </w:pPr>
      <w:r>
        <w:rPr>
          <w:lang w:eastAsia="zh-CN"/>
        </w:rPr>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833034" w:rsidRPr="00833034">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833034" w:rsidRPr="00833034">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4BDE5F84" w:rsidR="000906DE" w:rsidRDefault="000906DE" w:rsidP="000906DE">
      <w:pPr>
        <w:pStyle w:val="MTDisplayEquation"/>
      </w:pPr>
      <w:r>
        <w:lastRenderedPageBreak/>
        <w:tab/>
      </w:r>
      <w:commentRangeStart w:id="75"/>
      <w:r w:rsidR="00EF1077" w:rsidRPr="00403080">
        <w:rPr>
          <w:noProof/>
          <w:position w:val="-22"/>
        </w:rPr>
        <w:object w:dxaOrig="4200" w:dyaOrig="499" w14:anchorId="351BE995">
          <v:shape id="_x0000_i1032" type="#_x0000_t75" alt="" style="width:211.4pt;height:23.8pt;mso-width-percent:0;mso-height-percent:0;mso-width-percent:0;mso-height-percent:0" o:ole="">
            <v:imagedata r:id="rId39" o:title=""/>
          </v:shape>
          <o:OLEObject Type="Embed" ProgID="Equation.DSMT4" ShapeID="_x0000_i1032" DrawAspect="Content" ObjectID="_1680424102" r:id="rId40"/>
        </w:object>
      </w:r>
      <w:commentRangeEnd w:id="75"/>
      <w:r w:rsidR="00385CE8">
        <w:rPr>
          <w:rStyle w:val="CommentReference"/>
          <w:rFonts w:eastAsia="DengXian"/>
          <w:spacing w:val="0"/>
          <w:lang w:eastAsia="en-US"/>
        </w:rPr>
        <w:commentReference w:id="75"/>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6" w:name="ZEqnNum358582"/>
      <w:r>
        <w:instrText>(</w:instrText>
      </w:r>
      <w:r w:rsidR="00EF1077">
        <w:fldChar w:fldCharType="begin"/>
      </w:r>
      <w:r w:rsidR="00EF1077">
        <w:instrText xml:space="preserve"> SEQ MTEqn \c \* Arabic \* MERGEFORMAT </w:instrText>
      </w:r>
      <w:r w:rsidR="00EF1077">
        <w:fldChar w:fldCharType="separate"/>
      </w:r>
      <w:r w:rsidR="00833034">
        <w:rPr>
          <w:noProof/>
        </w:rPr>
        <w:instrText>10</w:instrText>
      </w:r>
      <w:r w:rsidR="00EF1077">
        <w:rPr>
          <w:noProof/>
        </w:rPr>
        <w:fldChar w:fldCharType="end"/>
      </w:r>
      <w:r>
        <w:instrText>)</w:instrText>
      </w:r>
      <w:bookmarkEnd w:id="76"/>
      <w:r>
        <w:fldChar w:fldCharType="end"/>
      </w:r>
    </w:p>
    <w:p w14:paraId="5A1DF641" w14:textId="7B685F21" w:rsidR="007650E6" w:rsidRDefault="005F053B" w:rsidP="000906DE">
      <w:pPr>
        <w:pStyle w:val="BodyText"/>
        <w:rPr>
          <w:iCs/>
          <w:lang w:eastAsia="zh-CN"/>
        </w:rPr>
      </w:pPr>
      <w:r w:rsidRPr="00E02913">
        <w:rPr>
          <w:iCs/>
          <w:lang w:eastAsia="zh-CN"/>
        </w:rPr>
        <w:t>A c</w:t>
      </w:r>
      <w:r w:rsidR="00382DE7" w:rsidRPr="00E02913">
        <w:rPr>
          <w:iCs/>
          <w:lang w:eastAsia="zh-CN"/>
        </w:rPr>
        <w:t>losed</w:t>
      </w:r>
      <w:r w:rsidR="002533C3" w:rsidRPr="00E02913">
        <w:rPr>
          <w:iCs/>
          <w:lang w:eastAsia="zh-CN"/>
        </w:rPr>
        <w:t>-</w:t>
      </w:r>
      <w:r w:rsidR="00382DE7" w:rsidRPr="00E02913">
        <w:rPr>
          <w:iCs/>
          <w:lang w:eastAsia="zh-CN"/>
        </w:rPr>
        <w:t>form</w:t>
      </w:r>
      <w:r w:rsidR="003239BD" w:rsidRPr="00E02913">
        <w:rPr>
          <w:iCs/>
          <w:lang w:eastAsia="zh-CN"/>
        </w:rPr>
        <w:t xml:space="preserve"> solution </w:t>
      </w:r>
      <w:r w:rsidR="00187FB7" w:rsidRPr="00E02913">
        <w:rPr>
          <w:iCs/>
          <w:lang w:eastAsia="zh-CN"/>
        </w:rPr>
        <w:t>for</w:t>
      </w:r>
      <w:r w:rsidR="0059251A" w:rsidRPr="00E02913">
        <w:rPr>
          <w:iCs/>
          <w:lang w:eastAsia="zh-CN"/>
        </w:rPr>
        <w:t xml:space="preserve"> </w:t>
      </w:r>
      <w:r w:rsidR="0059251A" w:rsidRPr="00E02913">
        <w:rPr>
          <w:iCs/>
          <w:lang w:eastAsia="zh-CN"/>
        </w:rPr>
        <w:fldChar w:fldCharType="begin"/>
      </w:r>
      <w:r w:rsidR="0059251A" w:rsidRPr="00E02913">
        <w:rPr>
          <w:iCs/>
          <w:lang w:eastAsia="zh-CN"/>
        </w:rPr>
        <w:instrText xml:space="preserve"> GOTOBUTTON ZEqnNum358582  \* MERGEFORMAT </w:instrText>
      </w:r>
      <w:r w:rsidR="0059251A" w:rsidRPr="00E02913">
        <w:rPr>
          <w:iCs/>
          <w:lang w:eastAsia="zh-CN"/>
        </w:rPr>
        <w:fldChar w:fldCharType="begin"/>
      </w:r>
      <w:r w:rsidR="0059251A" w:rsidRPr="00E02913">
        <w:rPr>
          <w:iCs/>
          <w:lang w:eastAsia="zh-CN"/>
        </w:rPr>
        <w:instrText xml:space="preserve"> REF ZEqnNum358582 \* Charformat \! \* MERGEFORMAT </w:instrText>
      </w:r>
      <w:r w:rsidR="0059251A" w:rsidRPr="00E02913">
        <w:rPr>
          <w:iCs/>
          <w:lang w:eastAsia="zh-CN"/>
        </w:rPr>
        <w:fldChar w:fldCharType="separate"/>
      </w:r>
      <w:r w:rsidR="00833034" w:rsidRPr="00833034">
        <w:rPr>
          <w:iCs/>
          <w:lang w:eastAsia="zh-CN"/>
        </w:rPr>
        <w:instrText>(10)</w:instrText>
      </w:r>
      <w:r w:rsidR="0059251A" w:rsidRPr="00E02913">
        <w:rPr>
          <w:iCs/>
          <w:lang w:eastAsia="zh-CN"/>
        </w:rPr>
        <w:fldChar w:fldCharType="end"/>
      </w:r>
      <w:r w:rsidR="0059251A" w:rsidRPr="00E02913">
        <w:rPr>
          <w:iCs/>
          <w:lang w:eastAsia="zh-CN"/>
        </w:rPr>
        <w:fldChar w:fldCharType="end"/>
      </w:r>
      <w:r w:rsidR="0059251A" w:rsidRPr="00E02913">
        <w:rPr>
          <w:iCs/>
          <w:lang w:eastAsia="zh-CN"/>
        </w:rPr>
        <w:t xml:space="preserve"> </w:t>
      </w:r>
      <w:r w:rsidRPr="00E02913">
        <w:rPr>
          <w:iCs/>
          <w:lang w:eastAsia="zh-CN"/>
        </w:rPr>
        <w:t>can</w:t>
      </w:r>
      <w:r w:rsidR="003239BD" w:rsidRPr="00E02913">
        <w:rPr>
          <w:iCs/>
          <w:lang w:eastAsia="zh-CN"/>
        </w:rPr>
        <w:t xml:space="preserve"> be </w:t>
      </w:r>
      <w:r w:rsidR="00AF22D3">
        <w:rPr>
          <w:iCs/>
          <w:lang w:eastAsia="zh-CN"/>
        </w:rPr>
        <w:t>solved</w:t>
      </w:r>
      <w:r>
        <w:rPr>
          <w:iCs/>
          <w:lang w:eastAsia="zh-CN"/>
        </w:rPr>
        <w:t xml:space="preserve"> </w:t>
      </w:r>
      <w:r w:rsidR="00713040">
        <w:rPr>
          <w:iCs/>
          <w:lang w:eastAsia="zh-CN"/>
        </w:rPr>
        <w:t xml:space="preserve">for </w:t>
      </w:r>
      <w:r w:rsidR="00B708F7">
        <w:rPr>
          <w:iCs/>
          <w:lang w:eastAsia="zh-CN"/>
        </w:rPr>
        <w:t xml:space="preserve">straight </w:t>
      </w:r>
      <w:r>
        <w:rPr>
          <w:iCs/>
          <w:lang w:eastAsia="zh-CN"/>
        </w:rPr>
        <w:t>line and</w:t>
      </w:r>
      <w:r w:rsidR="00806F3E">
        <w:rPr>
          <w:iCs/>
          <w:lang w:eastAsia="zh-CN"/>
        </w:rPr>
        <w:t xml:space="preserve"> circular</w:t>
      </w:r>
      <w:r>
        <w:rPr>
          <w:iCs/>
          <w:lang w:eastAsia="zh-CN"/>
        </w:rPr>
        <w:t xml:space="preserve"> arc</w:t>
      </w:r>
      <w:ins w:id="77" w:author="Craig Beal" w:date="2021-04-20T10:22:00Z">
        <w:r w:rsidR="00385CE8">
          <w:rPr>
            <w:iCs/>
            <w:lang w:eastAsia="zh-CN"/>
          </w:rPr>
          <w:t xml:space="preserve"> segments</w:t>
        </w:r>
      </w:ins>
      <w:r w:rsidR="00784AF6">
        <w:rPr>
          <w:iCs/>
          <w:lang w:eastAsia="zh-CN"/>
        </w:rPr>
        <w:t xml:space="preserve">, which </w:t>
      </w:r>
      <w:r w:rsidR="006F05CF">
        <w:rPr>
          <w:iCs/>
          <w:lang w:eastAsia="zh-CN"/>
        </w:rPr>
        <w:t>gen</w:t>
      </w:r>
      <w:r w:rsidR="006C2CF7">
        <w:rPr>
          <w:iCs/>
          <w:lang w:eastAsia="zh-CN"/>
        </w:rPr>
        <w:t>e</w:t>
      </w:r>
      <w:r w:rsidR="006F05CF">
        <w:rPr>
          <w:iCs/>
          <w:lang w:eastAsia="zh-CN"/>
        </w:rPr>
        <w:t xml:space="preserve">rally </w:t>
      </w:r>
      <w:r w:rsidR="00D46F9D">
        <w:rPr>
          <w:iCs/>
          <w:lang w:eastAsia="zh-CN"/>
        </w:rPr>
        <w:t xml:space="preserve">account for a significant </w:t>
      </w:r>
      <w:r w:rsidR="003003F1">
        <w:rPr>
          <w:iCs/>
          <w:lang w:eastAsia="zh-CN"/>
        </w:rPr>
        <w:t>portion</w:t>
      </w:r>
      <w:r w:rsidR="00D46F9D">
        <w:rPr>
          <w:iCs/>
          <w:lang w:eastAsia="zh-CN"/>
        </w:rPr>
        <w:t xml:space="preserve"> of </w:t>
      </w:r>
      <w:r w:rsidR="006F05CF">
        <w:rPr>
          <w:iCs/>
          <w:lang w:eastAsia="zh-CN"/>
        </w:rPr>
        <w:t xml:space="preserve">a </w:t>
      </w:r>
      <w:ins w:id="78" w:author="Craig Beal" w:date="2021-04-20T10:22:00Z">
        <w:r w:rsidR="00385CE8">
          <w:rPr>
            <w:iCs/>
            <w:lang w:eastAsia="zh-CN"/>
          </w:rPr>
          <w:t xml:space="preserve">complete </w:t>
        </w:r>
      </w:ins>
      <w:ins w:id="79" w:author="Craig Beal" w:date="2021-04-20T10:21:00Z">
        <w:r w:rsidR="00385CE8">
          <w:rPr>
            <w:iCs/>
            <w:lang w:eastAsia="zh-CN"/>
          </w:rPr>
          <w:t>veh</w:t>
        </w:r>
      </w:ins>
      <w:ins w:id="80" w:author="Craig Beal" w:date="2021-04-20T10:22:00Z">
        <w:r w:rsidR="00385CE8">
          <w:rPr>
            <w:iCs/>
            <w:lang w:eastAsia="zh-CN"/>
          </w:rPr>
          <w:t xml:space="preserve">icle </w:t>
        </w:r>
      </w:ins>
      <w:r w:rsidR="00D46F9D">
        <w:rPr>
          <w:iCs/>
          <w:lang w:eastAsia="zh-CN"/>
        </w:rPr>
        <w:t xml:space="preserve">path. </w:t>
      </w:r>
    </w:p>
    <w:p w14:paraId="4B60BE52" w14:textId="70CD05B1" w:rsidR="00A97440" w:rsidRDefault="00A97440" w:rsidP="000906DE">
      <w:pPr>
        <w:pStyle w:val="BodyText"/>
        <w:rPr>
          <w:lang w:eastAsia="zh-CN"/>
        </w:rPr>
      </w:pPr>
      <w:r>
        <w:rPr>
          <w:lang w:eastAsia="zh-CN"/>
        </w:rPr>
        <w:t>For the straight</w:t>
      </w:r>
      <w:ins w:id="81" w:author="Craig Beal" w:date="2021-04-20T10:24:00Z">
        <w:r w:rsidR="00385CE8">
          <w:rPr>
            <w:lang w:eastAsia="zh-CN"/>
          </w:rPr>
          <w:t>-</w:t>
        </w:r>
      </w:ins>
      <w:del w:id="82" w:author="Craig Beal" w:date="2021-04-20T10:24:00Z">
        <w:r w:rsidDel="00385CE8">
          <w:rPr>
            <w:lang w:eastAsia="zh-CN"/>
          </w:rPr>
          <w:delText xml:space="preserve"> </w:delText>
        </w:r>
      </w:del>
      <w:r>
        <w:rPr>
          <w:lang w:eastAsia="zh-CN"/>
        </w:rPr>
        <w:t>line segment</w:t>
      </w:r>
      <w:r w:rsidR="007B7C61">
        <w:rPr>
          <w:lang w:eastAsia="zh-CN"/>
        </w:rPr>
        <w:t xml:space="preserve"> with constant friction</w:t>
      </w:r>
      <w:r>
        <w:rPr>
          <w:lang w:eastAsia="zh-CN"/>
        </w:rPr>
        <w:t xml:space="preserve">, the </w:t>
      </w:r>
      <w:r w:rsidR="00E24A7F">
        <w:rPr>
          <w:lang w:eastAsia="zh-CN"/>
        </w:rPr>
        <w:t>solution of</w:t>
      </w:r>
      <w:r w:rsidRPr="00CC76E1">
        <w:rPr>
          <w:lang w:eastAsia="zh-CN"/>
        </w:rPr>
        <w:t xml:space="preserve"> </w:t>
      </w:r>
      <w:r w:rsidRPr="00A85450">
        <w:rPr>
          <w:lang w:eastAsia="zh-CN"/>
        </w:rPr>
        <w:fldChar w:fldCharType="begin"/>
      </w:r>
      <w:r w:rsidRPr="00A85450">
        <w:rPr>
          <w:lang w:eastAsia="zh-CN"/>
        </w:rPr>
        <w:instrText xml:space="preserve"> GOTOBUTTON ZEqnNum358582  \* MERGEFORMAT </w:instrText>
      </w:r>
      <w:r w:rsidRPr="00A85450">
        <w:rPr>
          <w:lang w:eastAsia="zh-CN"/>
        </w:rPr>
        <w:fldChar w:fldCharType="begin"/>
      </w:r>
      <w:r w:rsidRPr="00A85450">
        <w:rPr>
          <w:lang w:eastAsia="zh-CN"/>
        </w:rPr>
        <w:instrText xml:space="preserve"> REF ZEqnNum358582 \* Charformat \! \* MERGEFORMAT </w:instrText>
      </w:r>
      <w:r w:rsidRPr="00A85450">
        <w:rPr>
          <w:lang w:eastAsia="zh-CN"/>
        </w:rPr>
        <w:fldChar w:fldCharType="separate"/>
      </w:r>
      <w:r w:rsidR="00833034">
        <w:rPr>
          <w:lang w:eastAsia="zh-CN"/>
        </w:rPr>
        <w:instrText>(10)</w:instrText>
      </w:r>
      <w:r w:rsidRPr="00A85450">
        <w:rPr>
          <w:lang w:eastAsia="zh-CN"/>
        </w:rPr>
        <w:fldChar w:fldCharType="end"/>
      </w:r>
      <w:r w:rsidRPr="00A85450">
        <w:rPr>
          <w:lang w:eastAsia="zh-CN"/>
        </w:rPr>
        <w:fldChar w:fldCharType="end"/>
      </w:r>
      <w:r w:rsidR="00E24A7F">
        <w:rPr>
          <w:lang w:eastAsia="zh-CN"/>
        </w:rPr>
        <w:t xml:space="preserve"> is</w:t>
      </w:r>
      <w:r>
        <w:rPr>
          <w:lang w:eastAsia="zh-CN"/>
        </w:rPr>
        <w:t>:</w:t>
      </w:r>
    </w:p>
    <w:p w14:paraId="323FB165" w14:textId="32C7C28A" w:rsidR="00A85450" w:rsidRDefault="00B72EC0" w:rsidP="00B72EC0">
      <w:pPr>
        <w:pStyle w:val="MTDisplayEquation"/>
      </w:pPr>
      <w:r>
        <w:tab/>
      </w:r>
      <w:commentRangeStart w:id="83"/>
      <w:r w:rsidR="00EF1077" w:rsidRPr="00B72EC0">
        <w:rPr>
          <w:noProof/>
          <w:position w:val="-12"/>
        </w:rPr>
        <w:object w:dxaOrig="3340" w:dyaOrig="340" w14:anchorId="4E84F471">
          <v:shape id="_x0000_i1031" type="#_x0000_t75" alt="" style="width:167.1pt;height:17.15pt;mso-width-percent:0;mso-height-percent:0;mso-width-percent:0;mso-height-percent:0" o:ole="">
            <v:imagedata r:id="rId41" o:title=""/>
          </v:shape>
          <o:OLEObject Type="Embed" ProgID="Equation.DSMT4" ShapeID="_x0000_i1031" DrawAspect="Content" ObjectID="_1680424103" r:id="rId42"/>
        </w:object>
      </w:r>
      <w:commentRangeEnd w:id="83"/>
      <w:r w:rsidR="00385CE8">
        <w:rPr>
          <w:rStyle w:val="CommentReference"/>
          <w:rFonts w:eastAsia="DengXian"/>
          <w:spacing w:val="0"/>
          <w:lang w:eastAsia="en-US"/>
        </w:rPr>
        <w:commentReference w:id="83"/>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144903"/>
      <w:r>
        <w:instrText>(</w:instrText>
      </w:r>
      <w:fldSimple w:instr=" SEQ MTEqn \c \* Arabic \* MERGEFORMAT ">
        <w:r w:rsidR="0048229F">
          <w:rPr>
            <w:noProof/>
          </w:rPr>
          <w:instrText>11</w:instrText>
        </w:r>
      </w:fldSimple>
      <w:r>
        <w:instrText>)</w:instrText>
      </w:r>
      <w:bookmarkEnd w:id="84"/>
      <w:r>
        <w:fldChar w:fldCharType="end"/>
      </w:r>
    </w:p>
    <w:p w14:paraId="645480D4" w14:textId="0ED09812" w:rsidR="00B72EC0" w:rsidRDefault="00B72EC0" w:rsidP="00B72EC0">
      <w:pPr>
        <w:pStyle w:val="BodyText"/>
        <w:ind w:firstLine="0"/>
        <w:rPr>
          <w:lang w:eastAsia="zh-CN"/>
        </w:rPr>
      </w:pPr>
      <w:r>
        <w:rPr>
          <w:lang w:eastAsia="zh-CN"/>
        </w:rPr>
        <w:t xml:space="preserve">where </w:t>
      </w:r>
      <w:r w:rsidRPr="005512F5">
        <w:rPr>
          <w:i/>
          <w:iCs/>
          <w:lang w:eastAsia="zh-CN"/>
        </w:rPr>
        <w:t>U</w:t>
      </w:r>
      <w:r w:rsidRPr="005512F5">
        <w:rPr>
          <w:i/>
          <w:iCs/>
          <w:vertAlign w:val="subscript"/>
          <w:lang w:eastAsia="zh-CN"/>
        </w:rPr>
        <w:t>x_</w:t>
      </w:r>
      <w:r>
        <w:rPr>
          <w:i/>
          <w:iCs/>
          <w:vertAlign w:val="subscript"/>
          <w:lang w:eastAsia="zh-CN"/>
        </w:rPr>
        <w:t>l</w:t>
      </w:r>
      <w:proofErr w:type="gramStart"/>
      <w:r w:rsidRPr="005512F5">
        <w:rPr>
          <w:i/>
          <w:iCs/>
          <w:vertAlign w:val="subscript"/>
          <w:lang w:eastAsia="zh-CN"/>
        </w:rPr>
        <w:t>0</w:t>
      </w:r>
      <w:r>
        <w:rPr>
          <w:lang w:eastAsia="zh-CN"/>
        </w:rPr>
        <w:t xml:space="preserve"> </w:t>
      </w:r>
      <w:r>
        <w:t xml:space="preserve"> is</w:t>
      </w:r>
      <w:proofErr w:type="gramEnd"/>
      <w:r>
        <w:t xml:space="preserve"> the initial speed condition</w:t>
      </w:r>
      <w:r>
        <w:rPr>
          <w:lang w:eastAsia="zh-CN"/>
        </w:rPr>
        <w:t>.</w:t>
      </w:r>
    </w:p>
    <w:p w14:paraId="0798850A" w14:textId="544F9FF9" w:rsidR="00AE000E" w:rsidRPr="007365F8" w:rsidRDefault="00CC4C7D" w:rsidP="000906DE">
      <w:pPr>
        <w:pStyle w:val="BodyText"/>
        <w:rPr>
          <w:lang w:eastAsia="zh-CN"/>
        </w:rPr>
      </w:pPr>
      <w:r w:rsidRPr="007365F8">
        <w:rPr>
          <w:lang w:eastAsia="zh-CN"/>
        </w:rPr>
        <w:t xml:space="preserve">For the </w:t>
      </w:r>
      <w:commentRangeStart w:id="85"/>
      <w:r w:rsidR="00312DF6" w:rsidRPr="007365F8">
        <w:rPr>
          <w:lang w:eastAsia="zh-CN"/>
        </w:rPr>
        <w:t>zero</w:t>
      </w:r>
      <w:r w:rsidR="00D15891" w:rsidRPr="007365F8">
        <w:rPr>
          <w:lang w:eastAsia="zh-CN"/>
        </w:rPr>
        <w:t>-</w:t>
      </w:r>
      <w:r w:rsidR="00312DF6" w:rsidRPr="007365F8">
        <w:rPr>
          <w:lang w:eastAsia="zh-CN"/>
        </w:rPr>
        <w:t xml:space="preserve">grade </w:t>
      </w:r>
      <w:commentRangeEnd w:id="85"/>
      <w:r w:rsidR="008C2ABA">
        <w:rPr>
          <w:rStyle w:val="CommentReference"/>
          <w:rFonts w:eastAsia="DengXian"/>
          <w:spacing w:val="0"/>
        </w:rPr>
        <w:commentReference w:id="85"/>
      </w:r>
      <w:r w:rsidRPr="007365F8">
        <w:rPr>
          <w:lang w:eastAsia="zh-CN"/>
        </w:rPr>
        <w:t>radius arc path whose curvature</w:t>
      </w:r>
      <w:r w:rsidR="00B02064" w:rsidRPr="007365F8">
        <w:rPr>
          <w:lang w:eastAsia="zh-CN"/>
        </w:rPr>
        <w:t xml:space="preserve"> and friction </w:t>
      </w:r>
      <w:r w:rsidR="00F02B20" w:rsidRPr="007365F8">
        <w:rPr>
          <w:lang w:eastAsia="zh-CN"/>
        </w:rPr>
        <w:t>coefficient</w:t>
      </w:r>
      <w:r w:rsidRPr="007365F8">
        <w:rPr>
          <w:lang w:eastAsia="zh-CN"/>
        </w:rPr>
        <w:t xml:space="preserve"> </w:t>
      </w:r>
      <w:r w:rsidR="00833CBB" w:rsidRPr="007365F8">
        <w:rPr>
          <w:lang w:eastAsia="zh-CN"/>
        </w:rPr>
        <w:t>are</w:t>
      </w:r>
      <w:r w:rsidRPr="007365F8">
        <w:rPr>
          <w:lang w:eastAsia="zh-CN"/>
        </w:rPr>
        <w:t xml:space="preserve"> a constant, </w:t>
      </w:r>
      <w:r w:rsidRPr="007365F8">
        <w:rPr>
          <w:lang w:eastAsia="zh-CN"/>
        </w:rPr>
        <w:fldChar w:fldCharType="begin"/>
      </w:r>
      <w:r w:rsidRPr="007365F8">
        <w:rPr>
          <w:lang w:eastAsia="zh-CN"/>
        </w:rPr>
        <w:instrText xml:space="preserve"> GOTOBUTTON ZEqnNum358582  \* MERGEFORMAT </w:instrText>
      </w:r>
      <w:r w:rsidRPr="007365F8">
        <w:rPr>
          <w:lang w:eastAsia="zh-CN"/>
        </w:rPr>
        <w:fldChar w:fldCharType="begin"/>
      </w:r>
      <w:r w:rsidRPr="007365F8">
        <w:rPr>
          <w:lang w:eastAsia="zh-CN"/>
        </w:rPr>
        <w:instrText xml:space="preserve"> REF ZEqnNum358582 \* Charformat \! \* MERGEFORMAT </w:instrText>
      </w:r>
      <w:r w:rsidRPr="007365F8">
        <w:rPr>
          <w:lang w:eastAsia="zh-CN"/>
        </w:rPr>
        <w:fldChar w:fldCharType="separate"/>
      </w:r>
      <w:r w:rsidR="00833034">
        <w:rPr>
          <w:lang w:eastAsia="zh-CN"/>
        </w:rPr>
        <w:instrText>(10)</w:instrText>
      </w:r>
      <w:r w:rsidRPr="007365F8">
        <w:rPr>
          <w:lang w:eastAsia="zh-CN"/>
        </w:rPr>
        <w:fldChar w:fldCharType="end"/>
      </w:r>
      <w:r w:rsidRPr="007365F8">
        <w:rPr>
          <w:lang w:eastAsia="zh-CN"/>
        </w:rPr>
        <w:fldChar w:fldCharType="end"/>
      </w:r>
      <w:r w:rsidRPr="007365F8">
        <w:rPr>
          <w:lang w:eastAsia="zh-CN"/>
        </w:rPr>
        <w:t xml:space="preserve"> </w:t>
      </w:r>
      <w:r w:rsidR="00377099" w:rsidRPr="007365F8">
        <w:rPr>
          <w:lang w:eastAsia="zh-CN"/>
        </w:rPr>
        <w:t xml:space="preserve">can be solved </w:t>
      </w:r>
      <w:r w:rsidRPr="007365F8">
        <w:rPr>
          <w:lang w:eastAsia="zh-CN"/>
        </w:rPr>
        <w:t>analyt</w:t>
      </w:r>
      <w:r w:rsidR="00232526" w:rsidRPr="007365F8">
        <w:rPr>
          <w:rFonts w:hint="eastAsia"/>
          <w:lang w:eastAsia="zh-CN"/>
        </w:rPr>
        <w:t>i</w:t>
      </w:r>
      <w:r w:rsidR="00232526" w:rsidRPr="007365F8">
        <w:rPr>
          <w:lang w:eastAsia="zh-CN"/>
        </w:rPr>
        <w:t>cally</w:t>
      </w:r>
      <w:r w:rsidR="00C9207D" w:rsidRPr="007365F8">
        <w:rPr>
          <w:lang w:eastAsia="zh-CN"/>
        </w:rPr>
        <w:t xml:space="preserve">: </w:t>
      </w:r>
    </w:p>
    <w:p w14:paraId="7F585A43" w14:textId="1258E40F" w:rsidR="0099085F" w:rsidRDefault="0099085F" w:rsidP="0099085F">
      <w:pPr>
        <w:pStyle w:val="MTDisplayEquation"/>
      </w:pPr>
      <w:r>
        <w:tab/>
      </w:r>
      <w:r w:rsidR="00EF1077" w:rsidRPr="005F43EA">
        <w:rPr>
          <w:noProof/>
          <w:position w:val="-30"/>
        </w:rPr>
        <w:object w:dxaOrig="2840" w:dyaOrig="680" w14:anchorId="415A2355">
          <v:shape id="_x0000_i1030" type="#_x0000_t75" alt="" style="width:142pt;height:33.7pt;mso-width-percent:0;mso-height-percent:0;mso-width-percent:0;mso-height-percent:0" o:ole="">
            <v:imagedata r:id="rId43" o:title=""/>
          </v:shape>
          <o:OLEObject Type="Embed" ProgID="Equation.DSMT4" ShapeID="_x0000_i1030" DrawAspect="Content" ObjectID="_1680424104"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6" w:name="ZEqnNum612656"/>
      <w:r>
        <w:instrText>(</w:instrText>
      </w:r>
      <w:fldSimple w:instr=" SEQ MTEqn \c \* Arabic \* MERGEFORMAT ">
        <w:r w:rsidR="0048229F">
          <w:rPr>
            <w:noProof/>
          </w:rPr>
          <w:instrText>12</w:instrText>
        </w:r>
      </w:fldSimple>
      <w:r>
        <w:instrText>)</w:instrText>
      </w:r>
      <w:bookmarkEnd w:id="86"/>
      <w:r>
        <w:fldChar w:fldCharType="end"/>
      </w:r>
    </w:p>
    <w:p w14:paraId="7395C10A" w14:textId="69AC9FB6" w:rsidR="00BD7A46" w:rsidRPr="0097006C" w:rsidRDefault="00BD7A46" w:rsidP="00BD7A46">
      <w:pPr>
        <w:pStyle w:val="BodyText"/>
        <w:ind w:firstLine="0"/>
        <w:rPr>
          <w:lang w:eastAsia="zh-CN"/>
        </w:rPr>
      </w:pPr>
      <w:r>
        <w:rPr>
          <w:lang w:eastAsia="zh-CN"/>
        </w:rPr>
        <w:t xml:space="preserve">where </w:t>
      </w:r>
      <w:r w:rsidR="00EF1077" w:rsidRPr="005F43EA">
        <w:rPr>
          <w:noProof/>
          <w:position w:val="-30"/>
        </w:rPr>
        <w:object w:dxaOrig="2200" w:dyaOrig="620" w14:anchorId="05C92881">
          <v:shape id="_x0000_i1029" type="#_x0000_t75" alt="" style="width:110.3pt;height:31.05pt;mso-width-percent:0;mso-height-percent:0;mso-width-percent:0;mso-height-percent:0" o:ole="">
            <v:imagedata r:id="rId45" o:title=""/>
          </v:shape>
          <o:OLEObject Type="Embed" ProgID="Equation.DSMT4" ShapeID="_x0000_i1029" DrawAspect="Content" ObjectID="_1680424105" r:id="rId46"/>
        </w:object>
      </w:r>
      <w:r w:rsidR="00CC5834">
        <w:t xml:space="preserve"> is a parameter depending on t</w:t>
      </w:r>
      <w:r w:rsidR="00CC5834" w:rsidRPr="0097006C">
        <w:t xml:space="preserve">he initial speed condition </w:t>
      </w:r>
      <w:r w:rsidR="00C27168" w:rsidRPr="0097006C">
        <w:rPr>
          <w:i/>
          <w:iCs/>
          <w:lang w:eastAsia="zh-CN"/>
        </w:rPr>
        <w:t>U</w:t>
      </w:r>
      <w:r w:rsidR="00C27168" w:rsidRPr="0097006C">
        <w:rPr>
          <w:i/>
          <w:iCs/>
          <w:vertAlign w:val="subscript"/>
          <w:lang w:eastAsia="zh-CN"/>
        </w:rPr>
        <w:t>x_</w:t>
      </w:r>
      <w:proofErr w:type="gramStart"/>
      <w:r w:rsidR="00C27168" w:rsidRPr="0097006C">
        <w:rPr>
          <w:i/>
          <w:iCs/>
          <w:vertAlign w:val="subscript"/>
          <w:lang w:eastAsia="zh-CN"/>
        </w:rPr>
        <w:t>a0</w:t>
      </w:r>
      <w:r w:rsidR="006E534F" w:rsidRPr="0097006C">
        <w:rPr>
          <w:lang w:eastAsia="zh-CN"/>
        </w:rPr>
        <w:t>.</w:t>
      </w:r>
      <w:proofErr w:type="gramEnd"/>
      <w:r w:rsidR="007365F8" w:rsidRPr="0097006C">
        <w:rPr>
          <w:lang w:eastAsia="zh-CN"/>
        </w:rPr>
        <w:t xml:space="preserve"> </w:t>
      </w:r>
    </w:p>
    <w:p w14:paraId="47CFAAD7" w14:textId="15BE2526" w:rsidR="00B95CC0" w:rsidRPr="008B5474" w:rsidRDefault="00AB2978" w:rsidP="000906DE">
      <w:pPr>
        <w:pStyle w:val="BodyText"/>
        <w:rPr>
          <w:color w:val="0D0D0D" w:themeColor="text1" w:themeTint="F2"/>
          <w:sz w:val="16"/>
          <w:szCs w:val="16"/>
          <w:highlight w:val="yellow"/>
          <w:lang w:eastAsia="zh-CN"/>
        </w:rPr>
      </w:pPr>
      <w:r w:rsidRPr="008B5474">
        <w:rPr>
          <w:color w:val="0D0D0D" w:themeColor="text1" w:themeTint="F2"/>
          <w:sz w:val="16"/>
          <w:szCs w:val="16"/>
          <w:highlight w:val="yellow"/>
          <w:lang w:eastAsia="zh-CN"/>
        </w:rPr>
        <w:t>F</w:t>
      </w:r>
      <w:r w:rsidR="00D62074" w:rsidRPr="008B5474">
        <w:rPr>
          <w:color w:val="0D0D0D" w:themeColor="text1" w:themeTint="F2"/>
          <w:sz w:val="16"/>
          <w:szCs w:val="16"/>
          <w:highlight w:val="yellow"/>
          <w:lang w:eastAsia="zh-CN"/>
        </w:rPr>
        <w:t xml:space="preserve">or the spiral </w:t>
      </w:r>
      <w:r w:rsidR="00271061" w:rsidRPr="008B5474">
        <w:rPr>
          <w:color w:val="0D0D0D" w:themeColor="text1" w:themeTint="F2"/>
          <w:sz w:val="16"/>
          <w:szCs w:val="16"/>
          <w:highlight w:val="yellow"/>
          <w:lang w:eastAsia="zh-CN"/>
        </w:rPr>
        <w:t>and</w:t>
      </w:r>
      <w:r w:rsidR="008824F0" w:rsidRPr="008B5474">
        <w:rPr>
          <w:color w:val="0D0D0D" w:themeColor="text1" w:themeTint="F2"/>
          <w:sz w:val="16"/>
          <w:szCs w:val="16"/>
          <w:highlight w:val="yellow"/>
          <w:lang w:eastAsia="zh-CN"/>
        </w:rPr>
        <w:t xml:space="preserve"> a</w:t>
      </w:r>
      <w:r w:rsidR="002B741F" w:rsidRPr="008B5474">
        <w:rPr>
          <w:color w:val="0D0D0D" w:themeColor="text1" w:themeTint="F2"/>
          <w:sz w:val="16"/>
          <w:szCs w:val="16"/>
          <w:highlight w:val="yellow"/>
          <w:lang w:eastAsia="zh-CN"/>
        </w:rPr>
        <w:t>rc</w:t>
      </w:r>
      <w:r w:rsidR="008824F0" w:rsidRPr="008B5474">
        <w:rPr>
          <w:color w:val="0D0D0D" w:themeColor="text1" w:themeTint="F2"/>
          <w:sz w:val="16"/>
          <w:szCs w:val="16"/>
          <w:highlight w:val="yellow"/>
          <w:lang w:eastAsia="zh-CN"/>
        </w:rPr>
        <w:t xml:space="preserve"> path with </w:t>
      </w:r>
      <w:proofErr w:type="spellStart"/>
      <w:r w:rsidR="00C21EE7" w:rsidRPr="008B5474">
        <w:rPr>
          <w:color w:val="0D0D0D" w:themeColor="text1" w:themeTint="F2"/>
          <w:sz w:val="16"/>
          <w:szCs w:val="16"/>
          <w:highlight w:val="yellow"/>
          <w:lang w:eastAsia="zh-CN"/>
        </w:rPr>
        <w:t>non zero</w:t>
      </w:r>
      <w:proofErr w:type="spellEnd"/>
      <w:r w:rsidR="00C21EE7" w:rsidRPr="008B5474">
        <w:rPr>
          <w:color w:val="0D0D0D" w:themeColor="text1" w:themeTint="F2"/>
          <w:sz w:val="16"/>
          <w:szCs w:val="16"/>
          <w:highlight w:val="yellow"/>
          <w:lang w:eastAsia="zh-CN"/>
        </w:rPr>
        <w:t xml:space="preserve"> </w:t>
      </w:r>
      <w:r w:rsidR="008824F0" w:rsidRPr="008B5474">
        <w:rPr>
          <w:color w:val="0D0D0D" w:themeColor="text1" w:themeTint="F2"/>
          <w:sz w:val="16"/>
          <w:szCs w:val="16"/>
          <w:highlight w:val="yellow"/>
          <w:lang w:eastAsia="zh-CN"/>
        </w:rPr>
        <w:t>grade</w:t>
      </w:r>
      <w:r w:rsidR="00D62074" w:rsidRPr="008B5474">
        <w:rPr>
          <w:color w:val="0D0D0D" w:themeColor="text1" w:themeTint="F2"/>
          <w:sz w:val="16"/>
          <w:szCs w:val="16"/>
          <w:highlight w:val="yellow"/>
          <w:lang w:eastAsia="zh-CN"/>
        </w:rPr>
        <w:t xml:space="preserve">, a </w:t>
      </w:r>
      <w:r w:rsidR="00B95CC0" w:rsidRPr="008B5474">
        <w:rPr>
          <w:color w:val="0D0D0D" w:themeColor="text1" w:themeTint="F2"/>
          <w:sz w:val="16"/>
          <w:szCs w:val="16"/>
          <w:highlight w:val="yellow"/>
          <w:lang w:eastAsia="zh-CN"/>
        </w:rPr>
        <w:t xml:space="preserve">Taylor series approximate solution </w:t>
      </w:r>
      <w:r w:rsidR="00A318CA" w:rsidRPr="008B5474">
        <w:rPr>
          <w:color w:val="0D0D0D" w:themeColor="text1" w:themeTint="F2"/>
          <w:sz w:val="16"/>
          <w:szCs w:val="16"/>
          <w:highlight w:val="yellow"/>
          <w:lang w:eastAsia="zh-CN"/>
        </w:rPr>
        <w:t>of</w:t>
      </w:r>
      <w:r w:rsidR="00757A37" w:rsidRPr="008B5474">
        <w:rPr>
          <w:color w:val="0D0D0D" w:themeColor="text1" w:themeTint="F2"/>
          <w:sz w:val="16"/>
          <w:szCs w:val="16"/>
          <w:highlight w:val="yellow"/>
          <w:lang w:eastAsia="zh-CN"/>
        </w:rPr>
        <w:t xml:space="preserve"> </w:t>
      </w:r>
      <w:r w:rsidR="00757A37" w:rsidRPr="008B5474">
        <w:rPr>
          <w:sz w:val="16"/>
          <w:szCs w:val="16"/>
          <w:highlight w:val="yellow"/>
          <w:lang w:eastAsia="zh-CN"/>
        </w:rPr>
        <w:fldChar w:fldCharType="begin"/>
      </w:r>
      <w:r w:rsidR="00757A37" w:rsidRPr="008B5474">
        <w:rPr>
          <w:sz w:val="16"/>
          <w:szCs w:val="16"/>
          <w:highlight w:val="yellow"/>
          <w:lang w:eastAsia="zh-CN"/>
        </w:rPr>
        <w:instrText xml:space="preserve"> GOTOBUTTON ZEqnNum358582  \* MERGEFORMAT </w:instrText>
      </w:r>
      <w:r w:rsidR="00757A37" w:rsidRPr="008B5474">
        <w:rPr>
          <w:sz w:val="16"/>
          <w:szCs w:val="16"/>
          <w:highlight w:val="yellow"/>
          <w:lang w:eastAsia="zh-CN"/>
        </w:rPr>
        <w:fldChar w:fldCharType="begin"/>
      </w:r>
      <w:r w:rsidR="00757A37" w:rsidRPr="008B5474">
        <w:rPr>
          <w:sz w:val="16"/>
          <w:szCs w:val="16"/>
          <w:highlight w:val="yellow"/>
          <w:lang w:eastAsia="zh-CN"/>
        </w:rPr>
        <w:instrText xml:space="preserve"> REF ZEqnNum358582 \* Charformat \! \* MERGEFORMAT </w:instrText>
      </w:r>
      <w:r w:rsidR="00757A37" w:rsidRPr="008B5474">
        <w:rPr>
          <w:sz w:val="16"/>
          <w:szCs w:val="16"/>
          <w:highlight w:val="yellow"/>
          <w:lang w:eastAsia="zh-CN"/>
        </w:rPr>
        <w:fldChar w:fldCharType="separate"/>
      </w:r>
      <w:r w:rsidR="00833034" w:rsidRPr="008B5474">
        <w:rPr>
          <w:sz w:val="16"/>
          <w:szCs w:val="16"/>
          <w:highlight w:val="yellow"/>
          <w:lang w:eastAsia="zh-CN"/>
        </w:rPr>
        <w:instrText>(10)</w:instrText>
      </w:r>
      <w:r w:rsidR="00757A37" w:rsidRPr="008B5474">
        <w:rPr>
          <w:sz w:val="16"/>
          <w:szCs w:val="16"/>
          <w:highlight w:val="yellow"/>
          <w:lang w:eastAsia="zh-CN"/>
        </w:rPr>
        <w:fldChar w:fldCharType="end"/>
      </w:r>
      <w:r w:rsidR="00757A37" w:rsidRPr="008B5474">
        <w:rPr>
          <w:sz w:val="16"/>
          <w:szCs w:val="16"/>
          <w:highlight w:val="yellow"/>
          <w:lang w:eastAsia="zh-CN"/>
        </w:rPr>
        <w:fldChar w:fldCharType="end"/>
      </w:r>
      <w:r w:rsidR="00757A37" w:rsidRPr="008B5474">
        <w:rPr>
          <w:sz w:val="16"/>
          <w:szCs w:val="16"/>
          <w:highlight w:val="yellow"/>
          <w:lang w:eastAsia="zh-CN"/>
        </w:rPr>
        <w:t xml:space="preserve"> </w:t>
      </w:r>
      <w:r w:rsidR="00D62074" w:rsidRPr="008B5474">
        <w:rPr>
          <w:color w:val="0D0D0D" w:themeColor="text1" w:themeTint="F2"/>
          <w:sz w:val="16"/>
          <w:szCs w:val="16"/>
          <w:highlight w:val="yellow"/>
          <w:lang w:eastAsia="zh-CN"/>
        </w:rPr>
        <w:t>can be found</w:t>
      </w:r>
      <w:r w:rsidR="0097006C" w:rsidRPr="008B5474">
        <w:rPr>
          <w:color w:val="0D0D0D" w:themeColor="text1" w:themeTint="F2"/>
          <w:sz w:val="16"/>
          <w:szCs w:val="16"/>
          <w:highlight w:val="yellow"/>
          <w:lang w:eastAsia="zh-CN"/>
        </w:rPr>
        <w:t xml:space="preserve"> </w:t>
      </w:r>
      <w:r w:rsidR="0097006C" w:rsidRPr="008B5474">
        <w:rPr>
          <w:color w:val="0D0D0D" w:themeColor="text1" w:themeTint="F2"/>
          <w:sz w:val="16"/>
          <w:szCs w:val="16"/>
          <w:highlight w:val="yellow"/>
          <w:lang w:eastAsia="zh-CN"/>
        </w:rPr>
        <w:fldChar w:fldCharType="begin" w:fldLock="1"/>
      </w:r>
      <w:r w:rsidR="00F730BA" w:rsidRPr="008B5474">
        <w:rPr>
          <w:color w:val="0D0D0D" w:themeColor="text1" w:themeTint="F2"/>
          <w:sz w:val="16"/>
          <w:szCs w:val="16"/>
          <w:highlight w:val="yellow"/>
          <w:lang w:eastAsia="zh-CN"/>
        </w:rPr>
        <w:instrText>ADDIN CSL_CITATION {"citationItems":[{"id":"ITEM-1","itemData":{"DOI":"10.1016/j.amc.2004.02.015","ISSN":"00963003","abstract":"This paper revisits the use of the Taylor series method for the numerical integration of ODEs and DAEs. The numerical method is implemented using an efficient variable-step variable-order scheme. Several numerical tests comparing with well-established numerical codes are presented. © 2004 Elsevier Inc. All rights reserved.","author":[{"dropping-particle":"","family":"Barrio","given":"Roberto","non-dropping-particle":"","parse-names":false,"suffix":""}],"container-title":"Applied Mathematics and Computation","id":"ITEM-1","issue":"2","issued":{"date-parts":[["2005"]]},"page":"525-545","title":"Performance of the Taylor series method for ODEs/DAEs","type":"article-journal","volume":"163"},"uris":["http://www.mendeley.com/documents/?uuid=89e1fef8-0ba8-4780-87f1-f94dd83b970c"]}],"mendeley":{"formattedCitation":"[22]","plainTextFormattedCitation":"[22]","previouslyFormattedCitation":"[22]"},"properties":{"noteIndex":0},"schema":"https://github.com/citation-style-language/schema/raw/master/csl-citation.json"}</w:instrText>
      </w:r>
      <w:r w:rsidR="0097006C" w:rsidRPr="008B5474">
        <w:rPr>
          <w:color w:val="0D0D0D" w:themeColor="text1" w:themeTint="F2"/>
          <w:sz w:val="16"/>
          <w:szCs w:val="16"/>
          <w:highlight w:val="yellow"/>
          <w:lang w:eastAsia="zh-CN"/>
        </w:rPr>
        <w:fldChar w:fldCharType="separate"/>
      </w:r>
      <w:r w:rsidR="00775AE8" w:rsidRPr="008B5474">
        <w:rPr>
          <w:noProof/>
          <w:color w:val="0D0D0D" w:themeColor="text1" w:themeTint="F2"/>
          <w:sz w:val="16"/>
          <w:szCs w:val="16"/>
          <w:highlight w:val="yellow"/>
          <w:lang w:eastAsia="zh-CN"/>
        </w:rPr>
        <w:t>[22]</w:t>
      </w:r>
      <w:r w:rsidR="0097006C" w:rsidRPr="008B5474">
        <w:rPr>
          <w:color w:val="0D0D0D" w:themeColor="text1" w:themeTint="F2"/>
          <w:sz w:val="16"/>
          <w:szCs w:val="16"/>
          <w:highlight w:val="yellow"/>
          <w:lang w:eastAsia="zh-CN"/>
        </w:rPr>
        <w:fldChar w:fldCharType="end"/>
      </w:r>
      <w:r w:rsidR="00B95CC0" w:rsidRPr="008B5474">
        <w:rPr>
          <w:color w:val="0D0D0D" w:themeColor="text1" w:themeTint="F2"/>
          <w:sz w:val="16"/>
          <w:szCs w:val="16"/>
          <w:highlight w:val="yellow"/>
          <w:lang w:eastAsia="zh-CN"/>
        </w:rPr>
        <w:t>:</w:t>
      </w:r>
    </w:p>
    <w:p w14:paraId="556D3733" w14:textId="5BE08652" w:rsidR="00FC08A9" w:rsidRPr="008B5474" w:rsidRDefault="001B0DE6" w:rsidP="001B0DE6">
      <w:pPr>
        <w:pStyle w:val="MTDisplayEquation"/>
        <w:rPr>
          <w:sz w:val="16"/>
          <w:szCs w:val="16"/>
          <w:highlight w:val="yellow"/>
        </w:rPr>
      </w:pPr>
      <w:r w:rsidRPr="008B5474">
        <w:rPr>
          <w:sz w:val="16"/>
          <w:szCs w:val="16"/>
          <w:highlight w:val="yellow"/>
        </w:rPr>
        <w:tab/>
      </w:r>
      <w:r w:rsidR="00EF1077" w:rsidRPr="008B5474">
        <w:rPr>
          <w:noProof/>
          <w:position w:val="-12"/>
          <w:sz w:val="16"/>
          <w:szCs w:val="16"/>
          <w:highlight w:val="yellow"/>
        </w:rPr>
        <w:object w:dxaOrig="2620" w:dyaOrig="320" w14:anchorId="1EF7FEBB">
          <v:shape id="_x0000_i1028" type="#_x0000_t75" alt="" style="width:130.8pt;height:15.85pt;mso-width-percent:0;mso-height-percent:0;mso-width-percent:0;mso-height-percent:0" o:ole="">
            <v:imagedata r:id="rId47" o:title=""/>
          </v:shape>
          <o:OLEObject Type="Embed" ProgID="Equation.DSMT4" ShapeID="_x0000_i1028" DrawAspect="Content" ObjectID="_1680424106" r:id="rId48"/>
        </w:object>
      </w:r>
      <w:r w:rsidRPr="008B5474">
        <w:rPr>
          <w:sz w:val="16"/>
          <w:szCs w:val="16"/>
          <w:highlight w:val="yellow"/>
        </w:rPr>
        <w:tab/>
      </w:r>
      <w:r w:rsidRPr="008B5474">
        <w:rPr>
          <w:sz w:val="16"/>
          <w:szCs w:val="16"/>
          <w:highlight w:val="yellow"/>
        </w:rPr>
        <w:fldChar w:fldCharType="begin"/>
      </w:r>
      <w:r w:rsidRPr="008B5474">
        <w:rPr>
          <w:sz w:val="16"/>
          <w:szCs w:val="16"/>
          <w:highlight w:val="yellow"/>
        </w:rPr>
        <w:instrText xml:space="preserve"> MACROBUTTON MTPlaceRef \* MERGEFORMAT </w:instrText>
      </w:r>
      <w:r w:rsidRPr="008B5474">
        <w:rPr>
          <w:sz w:val="16"/>
          <w:szCs w:val="16"/>
          <w:highlight w:val="yellow"/>
        </w:rPr>
        <w:fldChar w:fldCharType="begin"/>
      </w:r>
      <w:r w:rsidRPr="008B5474">
        <w:rPr>
          <w:sz w:val="16"/>
          <w:szCs w:val="16"/>
          <w:highlight w:val="yellow"/>
        </w:rPr>
        <w:instrText xml:space="preserve"> SEQ MTEqn \h \* MERGEFORMAT </w:instrText>
      </w:r>
      <w:r w:rsidRPr="008B5474">
        <w:rPr>
          <w:sz w:val="16"/>
          <w:szCs w:val="16"/>
          <w:highlight w:val="yellow"/>
        </w:rPr>
        <w:fldChar w:fldCharType="end"/>
      </w:r>
      <w:r w:rsidRPr="008B5474">
        <w:rPr>
          <w:sz w:val="16"/>
          <w:szCs w:val="16"/>
          <w:highlight w:val="yellow"/>
        </w:rPr>
        <w:instrText>(</w:instrText>
      </w:r>
      <w:r w:rsidRPr="008B5474">
        <w:rPr>
          <w:sz w:val="16"/>
          <w:szCs w:val="16"/>
          <w:highlight w:val="yellow"/>
        </w:rPr>
        <w:fldChar w:fldCharType="begin"/>
      </w:r>
      <w:r w:rsidRPr="008B5474">
        <w:rPr>
          <w:sz w:val="16"/>
          <w:szCs w:val="16"/>
          <w:highlight w:val="yellow"/>
        </w:rPr>
        <w:instrText xml:space="preserve"> SEQ MTEqn \c \* Arabic \* MERGEFORMAT </w:instrText>
      </w:r>
      <w:r w:rsidRPr="008B5474">
        <w:rPr>
          <w:sz w:val="16"/>
          <w:szCs w:val="16"/>
          <w:highlight w:val="yellow"/>
        </w:rPr>
        <w:fldChar w:fldCharType="separate"/>
      </w:r>
      <w:r w:rsidR="00833034" w:rsidRPr="008B5474">
        <w:rPr>
          <w:noProof/>
          <w:sz w:val="16"/>
          <w:szCs w:val="16"/>
          <w:highlight w:val="yellow"/>
        </w:rPr>
        <w:instrText>13</w:instrText>
      </w:r>
      <w:r w:rsidRPr="008B5474">
        <w:rPr>
          <w:sz w:val="16"/>
          <w:szCs w:val="16"/>
          <w:highlight w:val="yellow"/>
        </w:rPr>
        <w:fldChar w:fldCharType="end"/>
      </w:r>
      <w:r w:rsidRPr="008B5474">
        <w:rPr>
          <w:sz w:val="16"/>
          <w:szCs w:val="16"/>
          <w:highlight w:val="yellow"/>
        </w:rPr>
        <w:instrText>)</w:instrText>
      </w:r>
      <w:r w:rsidRPr="008B5474">
        <w:rPr>
          <w:sz w:val="16"/>
          <w:szCs w:val="16"/>
          <w:highlight w:val="yellow"/>
        </w:rPr>
        <w:fldChar w:fldCharType="end"/>
      </w:r>
    </w:p>
    <w:p w14:paraId="386B2A88" w14:textId="1F5449FD" w:rsidR="00FC08A9" w:rsidRDefault="001B0DE6" w:rsidP="00106B37">
      <w:pPr>
        <w:pStyle w:val="BodyText"/>
        <w:ind w:firstLine="0"/>
        <w:rPr>
          <w:color w:val="FF0000"/>
          <w:lang w:eastAsia="zh-CN"/>
        </w:rPr>
      </w:pPr>
      <w:proofErr w:type="gramStart"/>
      <w:r w:rsidRPr="008B5474">
        <w:rPr>
          <w:color w:val="0D0D0D" w:themeColor="text1" w:themeTint="F2"/>
          <w:sz w:val="16"/>
          <w:szCs w:val="16"/>
          <w:highlight w:val="yellow"/>
          <w:lang w:eastAsia="zh-CN"/>
        </w:rPr>
        <w:t xml:space="preserve">where  </w:t>
      </w:r>
      <w:r w:rsidR="00890CEA" w:rsidRPr="008B5474">
        <w:rPr>
          <w:i/>
          <w:iCs/>
          <w:color w:val="0D0D0D" w:themeColor="text1" w:themeTint="F2"/>
          <w:sz w:val="16"/>
          <w:szCs w:val="16"/>
          <w:highlight w:val="yellow"/>
        </w:rPr>
        <w:t>a</w:t>
      </w:r>
      <w:proofErr w:type="gramEnd"/>
      <w:r w:rsidR="00890CEA" w:rsidRPr="008B5474">
        <w:rPr>
          <w:i/>
          <w:iCs/>
          <w:color w:val="0D0D0D" w:themeColor="text1" w:themeTint="F2"/>
          <w:sz w:val="16"/>
          <w:szCs w:val="16"/>
          <w:highlight w:val="yellow"/>
          <w:vertAlign w:val="subscript"/>
        </w:rPr>
        <w:t>0</w:t>
      </w:r>
      <w:r w:rsidR="00890CEA" w:rsidRPr="008B5474">
        <w:rPr>
          <w:i/>
          <w:iCs/>
          <w:color w:val="0D0D0D" w:themeColor="text1" w:themeTint="F2"/>
          <w:sz w:val="16"/>
          <w:szCs w:val="16"/>
          <w:highlight w:val="yellow"/>
        </w:rPr>
        <w:t>=</w:t>
      </w:r>
      <w:r w:rsidR="00890CEA" w:rsidRPr="008B5474">
        <w:rPr>
          <w:i/>
          <w:iCs/>
          <w:color w:val="0D0D0D" w:themeColor="text1" w:themeTint="F2"/>
          <w:sz w:val="16"/>
          <w:szCs w:val="16"/>
          <w:highlight w:val="yellow"/>
          <w:lang w:eastAsia="zh-CN"/>
        </w:rPr>
        <w:t>U</w:t>
      </w:r>
      <w:r w:rsidR="00890CEA" w:rsidRPr="008B5474">
        <w:rPr>
          <w:i/>
          <w:iCs/>
          <w:color w:val="0D0D0D" w:themeColor="text1" w:themeTint="F2"/>
          <w:sz w:val="16"/>
          <w:szCs w:val="16"/>
          <w:highlight w:val="yellow"/>
          <w:vertAlign w:val="subscript"/>
          <w:lang w:eastAsia="zh-CN"/>
        </w:rPr>
        <w:t>x_s0</w:t>
      </w:r>
      <w:r w:rsidR="00890CEA" w:rsidRPr="008B5474">
        <w:rPr>
          <w:color w:val="0D0D0D" w:themeColor="text1" w:themeTint="F2"/>
          <w:sz w:val="16"/>
          <w:szCs w:val="16"/>
          <w:highlight w:val="yellow"/>
          <w:lang w:eastAsia="zh-CN"/>
        </w:rPr>
        <w:t xml:space="preserve"> is the in</w:t>
      </w:r>
      <w:r w:rsidR="008E75B6" w:rsidRPr="008B5474">
        <w:rPr>
          <w:color w:val="0D0D0D" w:themeColor="text1" w:themeTint="F2"/>
          <w:sz w:val="16"/>
          <w:szCs w:val="16"/>
          <w:highlight w:val="yellow"/>
          <w:lang w:eastAsia="zh-CN"/>
        </w:rPr>
        <w:t>i</w:t>
      </w:r>
      <w:r w:rsidR="00890CEA" w:rsidRPr="008B5474">
        <w:rPr>
          <w:color w:val="0D0D0D" w:themeColor="text1" w:themeTint="F2"/>
          <w:sz w:val="16"/>
          <w:szCs w:val="16"/>
          <w:highlight w:val="yellow"/>
          <w:lang w:eastAsia="zh-CN"/>
        </w:rPr>
        <w:t>tial speed condition, and</w:t>
      </w:r>
      <w:r w:rsidR="00ED334E" w:rsidRPr="008B5474">
        <w:rPr>
          <w:i/>
          <w:iCs/>
          <w:color w:val="0D0D0D" w:themeColor="text1" w:themeTint="F2"/>
          <w:sz w:val="16"/>
          <w:szCs w:val="16"/>
          <w:highlight w:val="yellow"/>
        </w:rPr>
        <w:t xml:space="preserve"> a</w:t>
      </w:r>
      <w:r w:rsidR="00BE1003" w:rsidRPr="008B5474">
        <w:rPr>
          <w:i/>
          <w:iCs/>
          <w:color w:val="0D0D0D" w:themeColor="text1" w:themeTint="F2"/>
          <w:sz w:val="16"/>
          <w:szCs w:val="16"/>
          <w:highlight w:val="yellow"/>
          <w:vertAlign w:val="subscript"/>
        </w:rPr>
        <w:t>1</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2</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3</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4</w:t>
      </w:r>
      <w:r w:rsidR="00340AC8" w:rsidRPr="008B5474">
        <w:rPr>
          <w:i/>
          <w:iCs/>
          <w:color w:val="0D0D0D" w:themeColor="text1" w:themeTint="F2"/>
          <w:sz w:val="16"/>
          <w:szCs w:val="16"/>
          <w:highlight w:val="yellow"/>
        </w:rPr>
        <w:t xml:space="preserve"> </w:t>
      </w:r>
      <w:r w:rsidR="00340AC8" w:rsidRPr="008B5474">
        <w:rPr>
          <w:color w:val="0D0D0D" w:themeColor="text1" w:themeTint="F2"/>
          <w:sz w:val="16"/>
          <w:szCs w:val="16"/>
          <w:highlight w:val="yellow"/>
        </w:rPr>
        <w:t xml:space="preserve">can be explicitly expressed as the function of </w:t>
      </w:r>
      <w:r w:rsidR="00271061" w:rsidRPr="008B5474">
        <w:rPr>
          <w:i/>
          <w:iCs/>
          <w:color w:val="0D0D0D" w:themeColor="text1" w:themeTint="F2"/>
          <w:sz w:val="16"/>
          <w:szCs w:val="16"/>
          <w:highlight w:val="yellow"/>
        </w:rPr>
        <w:t>a</w:t>
      </w:r>
      <w:r w:rsidR="00271061" w:rsidRPr="008B5474">
        <w:rPr>
          <w:i/>
          <w:iCs/>
          <w:color w:val="0D0D0D" w:themeColor="text1" w:themeTint="F2"/>
          <w:sz w:val="16"/>
          <w:szCs w:val="16"/>
          <w:highlight w:val="yellow"/>
          <w:vertAlign w:val="subscript"/>
        </w:rPr>
        <w:t>0</w:t>
      </w:r>
      <w:r w:rsidR="00271061" w:rsidRPr="008B5474">
        <w:rPr>
          <w:i/>
          <w:iCs/>
          <w:color w:val="0D0D0D" w:themeColor="text1" w:themeTint="F2"/>
          <w:sz w:val="16"/>
          <w:szCs w:val="16"/>
          <w:highlight w:val="yellow"/>
        </w:rPr>
        <w:t xml:space="preserve">, </w:t>
      </w:r>
      <w:proofErr w:type="spellStart"/>
      <w:r w:rsidR="003973FB" w:rsidRPr="008B5474">
        <w:rPr>
          <w:i/>
          <w:iCs/>
          <w:color w:val="0D0D0D" w:themeColor="text1" w:themeTint="F2"/>
          <w:sz w:val="16"/>
          <w:szCs w:val="16"/>
          <w:highlight w:val="yellow"/>
          <w:lang w:eastAsia="zh-CN"/>
        </w:rPr>
        <w:t>μg</w:t>
      </w:r>
      <w:proofErr w:type="spellEnd"/>
      <w:r w:rsidR="003973FB" w:rsidRPr="008B5474">
        <w:rPr>
          <w:i/>
          <w:iCs/>
          <w:color w:val="0D0D0D" w:themeColor="text1" w:themeTint="F2"/>
          <w:sz w:val="16"/>
          <w:szCs w:val="16"/>
          <w:highlight w:val="yellow"/>
          <w:lang w:eastAsia="zh-CN"/>
        </w:rPr>
        <w:t xml:space="preserve">, </w:t>
      </w:r>
      <w:proofErr w:type="spellStart"/>
      <w:r w:rsidR="003973FB" w:rsidRPr="008B5474">
        <w:rPr>
          <w:i/>
          <w:iCs/>
          <w:color w:val="0D0D0D" w:themeColor="text1" w:themeTint="F2"/>
          <w:sz w:val="16"/>
          <w:szCs w:val="16"/>
          <w:highlight w:val="yellow"/>
          <w:lang w:eastAsia="zh-CN"/>
        </w:rPr>
        <w:t>κ,θ</w:t>
      </w:r>
      <w:proofErr w:type="spellEnd"/>
      <w:r w:rsidR="003973FB" w:rsidRPr="008B5474">
        <w:rPr>
          <w:rFonts w:hint="eastAsia"/>
          <w:i/>
          <w:iCs/>
          <w:color w:val="0D0D0D" w:themeColor="text1" w:themeTint="F2"/>
          <w:sz w:val="16"/>
          <w:szCs w:val="16"/>
          <w:highlight w:val="yellow"/>
          <w:lang w:eastAsia="zh-CN"/>
        </w:rPr>
        <w:t>.</w:t>
      </w:r>
      <w:r w:rsidR="00106B37" w:rsidRPr="008B5474">
        <w:rPr>
          <w:i/>
          <w:iCs/>
          <w:color w:val="0D0D0D" w:themeColor="text1" w:themeTint="F2"/>
          <w:sz w:val="16"/>
          <w:szCs w:val="16"/>
          <w:highlight w:val="yellow"/>
          <w:lang w:eastAsia="zh-CN"/>
        </w:rPr>
        <w:t xml:space="preserve"> </w:t>
      </w:r>
      <w:r w:rsidR="00E55F50" w:rsidRPr="008B5474">
        <w:rPr>
          <w:color w:val="0D0D0D" w:themeColor="text1" w:themeTint="F2"/>
          <w:sz w:val="16"/>
          <w:szCs w:val="16"/>
          <w:highlight w:val="yellow"/>
          <w:lang w:eastAsia="zh-CN"/>
        </w:rPr>
        <w:t xml:space="preserve">To evaluate the </w:t>
      </w:r>
      <w:r w:rsidR="00C3057D" w:rsidRPr="008B5474">
        <w:rPr>
          <w:color w:val="0D0D0D" w:themeColor="text1" w:themeTint="F2"/>
          <w:sz w:val="16"/>
          <w:szCs w:val="16"/>
          <w:highlight w:val="yellow"/>
          <w:lang w:eastAsia="zh-CN"/>
        </w:rPr>
        <w:t xml:space="preserve">error, </w:t>
      </w:r>
      <w:r w:rsidR="00FE2212" w:rsidRPr="008B5474">
        <w:rPr>
          <w:color w:val="0D0D0D" w:themeColor="text1" w:themeTint="F2"/>
          <w:sz w:val="16"/>
          <w:szCs w:val="16"/>
          <w:highlight w:val="yellow"/>
          <w:lang w:eastAsia="zh-CN"/>
        </w:rPr>
        <w:t xml:space="preserve">the </w:t>
      </w:r>
      <w:r w:rsidR="0083794B" w:rsidRPr="008B5474">
        <w:rPr>
          <w:color w:val="0D0D0D" w:themeColor="text1" w:themeTint="F2"/>
          <w:sz w:val="16"/>
          <w:szCs w:val="16"/>
          <w:highlight w:val="yellow"/>
          <w:lang w:eastAsia="zh-CN"/>
        </w:rPr>
        <w:t xml:space="preserve">approximation </w:t>
      </w:r>
      <w:r w:rsidR="0099213A" w:rsidRPr="008B5474">
        <w:rPr>
          <w:color w:val="0D0D0D" w:themeColor="text1" w:themeTint="F2"/>
          <w:sz w:val="16"/>
          <w:szCs w:val="16"/>
          <w:highlight w:val="yellow"/>
          <w:lang w:eastAsia="zh-CN"/>
        </w:rPr>
        <w:t xml:space="preserve">results </w:t>
      </w:r>
      <w:r w:rsidR="002D2E80" w:rsidRPr="008B5474">
        <w:rPr>
          <w:color w:val="0D0D0D" w:themeColor="text1" w:themeTint="F2"/>
          <w:sz w:val="16"/>
          <w:szCs w:val="16"/>
          <w:highlight w:val="yellow"/>
          <w:lang w:eastAsia="zh-CN"/>
        </w:rPr>
        <w:t xml:space="preserve">for a </w:t>
      </w:r>
      <w:r w:rsidR="004A5B9B" w:rsidRPr="008B5474">
        <w:rPr>
          <w:color w:val="0D0D0D" w:themeColor="text1" w:themeTint="F2"/>
          <w:sz w:val="16"/>
          <w:szCs w:val="16"/>
          <w:highlight w:val="yellow"/>
          <w:lang w:eastAsia="zh-CN"/>
        </w:rPr>
        <w:t>s</w:t>
      </w:r>
      <w:r w:rsidR="002D2E80" w:rsidRPr="008B5474">
        <w:rPr>
          <w:color w:val="0D0D0D" w:themeColor="text1" w:themeTint="F2"/>
          <w:sz w:val="16"/>
          <w:szCs w:val="16"/>
          <w:highlight w:val="yellow"/>
          <w:lang w:eastAsia="zh-CN"/>
        </w:rPr>
        <w:t>piral</w:t>
      </w:r>
      <w:r w:rsidR="0097006C" w:rsidRPr="008B5474">
        <w:rPr>
          <w:color w:val="0D0D0D" w:themeColor="text1" w:themeTint="F2"/>
          <w:sz w:val="16"/>
          <w:szCs w:val="16"/>
          <w:highlight w:val="yellow"/>
          <w:lang w:eastAsia="zh-CN"/>
        </w:rPr>
        <w:t xml:space="preserve"> sample </w:t>
      </w:r>
      <w:r w:rsidR="001C1BF0" w:rsidRPr="008B5474">
        <w:rPr>
          <w:color w:val="0D0D0D" w:themeColor="text1" w:themeTint="F2"/>
          <w:sz w:val="16"/>
          <w:szCs w:val="16"/>
          <w:highlight w:val="yellow"/>
          <w:lang w:eastAsia="zh-CN"/>
        </w:rPr>
        <w:t xml:space="preserve">are compared with </w:t>
      </w:r>
      <w:r w:rsidR="0099213A" w:rsidRPr="008B5474">
        <w:rPr>
          <w:color w:val="0D0D0D" w:themeColor="text1" w:themeTint="F2"/>
          <w:sz w:val="16"/>
          <w:szCs w:val="16"/>
          <w:highlight w:val="yellow"/>
          <w:lang w:eastAsia="zh-CN"/>
        </w:rPr>
        <w:t xml:space="preserve">the numerical solution </w:t>
      </w:r>
      <w:r w:rsidR="009E314E" w:rsidRPr="008B5474">
        <w:rPr>
          <w:color w:val="0D0D0D" w:themeColor="text1" w:themeTint="F2"/>
          <w:sz w:val="16"/>
          <w:szCs w:val="16"/>
          <w:highlight w:val="yellow"/>
          <w:lang w:eastAsia="zh-CN"/>
        </w:rPr>
        <w:t xml:space="preserve">using </w:t>
      </w:r>
      <w:r w:rsidR="007D52FC" w:rsidRPr="008B5474">
        <w:rPr>
          <w:color w:val="0D0D0D" w:themeColor="text1" w:themeTint="F2"/>
          <w:sz w:val="16"/>
          <w:szCs w:val="16"/>
          <w:highlight w:val="yellow"/>
          <w:lang w:eastAsia="zh-CN"/>
        </w:rPr>
        <w:t xml:space="preserve">the </w:t>
      </w:r>
      <w:r w:rsidR="00FB7C13" w:rsidRPr="008B5474">
        <w:rPr>
          <w:color w:val="0D0D0D" w:themeColor="text1" w:themeTint="F2"/>
          <w:sz w:val="16"/>
          <w:szCs w:val="16"/>
          <w:highlight w:val="yellow"/>
          <w:lang w:eastAsia="zh-CN"/>
        </w:rPr>
        <w:t>Runge-</w:t>
      </w:r>
      <w:proofErr w:type="spellStart"/>
      <w:r w:rsidR="00FB7C13" w:rsidRPr="008B5474">
        <w:rPr>
          <w:color w:val="0D0D0D" w:themeColor="text1" w:themeTint="F2"/>
          <w:sz w:val="16"/>
          <w:szCs w:val="16"/>
          <w:highlight w:val="yellow"/>
          <w:lang w:eastAsia="zh-CN"/>
        </w:rPr>
        <w:t>Kutta</w:t>
      </w:r>
      <w:proofErr w:type="spellEnd"/>
      <w:r w:rsidR="008D0070" w:rsidRPr="008B5474">
        <w:rPr>
          <w:color w:val="0D0D0D" w:themeColor="text1" w:themeTint="F2"/>
          <w:sz w:val="16"/>
          <w:szCs w:val="16"/>
          <w:highlight w:val="yellow"/>
          <w:lang w:eastAsia="zh-CN"/>
        </w:rPr>
        <w:t xml:space="preserve"> (4,5)</w:t>
      </w:r>
      <w:r w:rsidR="00FB7C13" w:rsidRPr="008B5474">
        <w:rPr>
          <w:color w:val="0D0D0D" w:themeColor="text1" w:themeTint="F2"/>
          <w:sz w:val="16"/>
          <w:szCs w:val="16"/>
          <w:highlight w:val="yellow"/>
          <w:lang w:eastAsia="zh-CN"/>
        </w:rPr>
        <w:t xml:space="preserve"> </w:t>
      </w:r>
      <w:r w:rsidR="000B35D4" w:rsidRPr="008B5474">
        <w:rPr>
          <w:color w:val="0D0D0D" w:themeColor="text1" w:themeTint="F2"/>
          <w:sz w:val="16"/>
          <w:szCs w:val="16"/>
          <w:highlight w:val="yellow"/>
          <w:lang w:eastAsia="zh-CN"/>
        </w:rPr>
        <w:t>formula.</w:t>
      </w:r>
      <w:r w:rsidR="00E77A29" w:rsidRPr="00B52AFC">
        <w:rPr>
          <w:color w:val="0D0D0D" w:themeColor="text1" w:themeTint="F2"/>
          <w:lang w:eastAsia="zh-CN"/>
        </w:rPr>
        <w:t xml:space="preserve"> </w:t>
      </w:r>
      <w:r w:rsidR="001402BD">
        <w:rPr>
          <w:color w:val="FF0000"/>
          <w:lang w:eastAsia="zh-CN"/>
        </w:rPr>
        <w:t>(</w:t>
      </w:r>
      <w:r w:rsidR="007B6328">
        <w:rPr>
          <w:color w:val="FF0000"/>
          <w:lang w:eastAsia="zh-CN"/>
        </w:rPr>
        <w:t>Th</w:t>
      </w:r>
      <w:r w:rsidR="009D3F5C">
        <w:rPr>
          <w:color w:val="FF0000"/>
          <w:lang w:eastAsia="zh-CN"/>
        </w:rPr>
        <w:t>is</w:t>
      </w:r>
      <w:r w:rsidR="007B6328">
        <w:rPr>
          <w:color w:val="FF0000"/>
          <w:lang w:eastAsia="zh-CN"/>
        </w:rPr>
        <w:t xml:space="preserve"> paragraph will be removed, because t</w:t>
      </w:r>
      <w:r w:rsidR="00631C08">
        <w:rPr>
          <w:color w:val="FF0000"/>
          <w:lang w:eastAsia="zh-CN"/>
        </w:rPr>
        <w:t>his</w:t>
      </w:r>
      <w:r w:rsidR="001402BD">
        <w:rPr>
          <w:color w:val="FF0000"/>
          <w:lang w:eastAsia="zh-CN"/>
        </w:rPr>
        <w:t xml:space="preserve"> approximation </w:t>
      </w:r>
      <w:r w:rsidR="003C0287">
        <w:rPr>
          <w:color w:val="FF0000"/>
          <w:lang w:eastAsia="zh-CN"/>
        </w:rPr>
        <w:t xml:space="preserve">is </w:t>
      </w:r>
      <w:r w:rsidR="00466143">
        <w:rPr>
          <w:color w:val="FF0000"/>
          <w:lang w:eastAsia="zh-CN"/>
        </w:rPr>
        <w:t>only convergent</w:t>
      </w:r>
      <w:r w:rsidR="00386CE1">
        <w:rPr>
          <w:color w:val="FF0000"/>
          <w:lang w:eastAsia="zh-CN"/>
        </w:rPr>
        <w:t xml:space="preserve"> locally</w:t>
      </w:r>
      <w:r w:rsidR="000D6FC5">
        <w:rPr>
          <w:color w:val="FF0000"/>
          <w:lang w:eastAsia="zh-CN"/>
        </w:rPr>
        <w:t xml:space="preserve">, so I decide to </w:t>
      </w:r>
      <w:r w:rsidR="00B04C75">
        <w:rPr>
          <w:color w:val="FF0000"/>
          <w:lang w:eastAsia="zh-CN"/>
        </w:rPr>
        <w:t xml:space="preserve">use </w:t>
      </w:r>
      <w:r w:rsidR="00A93829">
        <w:rPr>
          <w:color w:val="FF0000"/>
          <w:lang w:eastAsia="zh-CN"/>
        </w:rPr>
        <w:t xml:space="preserve">a </w:t>
      </w:r>
      <w:r w:rsidR="00B04C75">
        <w:rPr>
          <w:color w:val="FF0000"/>
          <w:lang w:eastAsia="zh-CN"/>
        </w:rPr>
        <w:t xml:space="preserve">numerical solution for </w:t>
      </w:r>
      <w:r w:rsidR="003D27B8">
        <w:rPr>
          <w:color w:val="FF0000"/>
          <w:lang w:eastAsia="zh-CN"/>
        </w:rPr>
        <w:t>spiral</w:t>
      </w:r>
      <w:r w:rsidR="00A93829">
        <w:rPr>
          <w:color w:val="FF0000"/>
          <w:lang w:eastAsia="zh-CN"/>
        </w:rPr>
        <w:t xml:space="preserve"> for this paper. We </w:t>
      </w:r>
      <w:r w:rsidR="00292471">
        <w:rPr>
          <w:color w:val="FF0000"/>
          <w:lang w:eastAsia="zh-CN"/>
        </w:rPr>
        <w:t>may find a better approximation later</w:t>
      </w:r>
      <w:r w:rsidR="00B927D2">
        <w:rPr>
          <w:color w:val="FF0000"/>
          <w:lang w:eastAsia="zh-CN"/>
        </w:rPr>
        <w:t>.</w:t>
      </w:r>
      <w:r w:rsidR="001402BD">
        <w:rPr>
          <w:color w:val="FF0000"/>
          <w:lang w:eastAsia="zh-CN"/>
        </w:rPr>
        <w:t>)</w:t>
      </w:r>
      <w:r w:rsidR="004A1A69">
        <w:rPr>
          <w:color w:val="FF0000"/>
          <w:lang w:eastAsia="zh-CN"/>
        </w:rPr>
        <w:t xml:space="preserve"> </w:t>
      </w:r>
    </w:p>
    <w:p w14:paraId="2E47F9ED" w14:textId="703B8A1A" w:rsidR="000906DE" w:rsidRPr="00D963C3" w:rsidRDefault="0031624E" w:rsidP="006B4C1C">
      <w:pPr>
        <w:pStyle w:val="BodyText"/>
        <w:rPr>
          <w:lang w:eastAsia="zh-CN"/>
        </w:rPr>
      </w:pPr>
      <w:commentRangeStart w:id="87"/>
      <w:r w:rsidRPr="0031624E">
        <w:rPr>
          <w:iCs/>
          <w:lang w:eastAsia="zh-CN"/>
        </w:rPr>
        <w:t xml:space="preserve">For spiral and arc </w:t>
      </w:r>
      <w:r w:rsidR="00F41AC8">
        <w:rPr>
          <w:iCs/>
          <w:lang w:eastAsia="zh-CN"/>
        </w:rPr>
        <w:t>path</w:t>
      </w:r>
      <w:r w:rsidRPr="0031624E">
        <w:rPr>
          <w:iCs/>
          <w:lang w:eastAsia="zh-CN"/>
        </w:rPr>
        <w:t xml:space="preserve"> with </w:t>
      </w:r>
      <w:r w:rsidR="006B4C1C">
        <w:rPr>
          <w:iCs/>
          <w:lang w:eastAsia="zh-CN"/>
        </w:rPr>
        <w:t xml:space="preserve">a </w:t>
      </w:r>
      <w:r w:rsidRPr="0031624E">
        <w:rPr>
          <w:iCs/>
          <w:lang w:eastAsia="zh-CN"/>
        </w:rPr>
        <w:t>non</w:t>
      </w:r>
      <w:r w:rsidR="006B4C1C">
        <w:rPr>
          <w:iCs/>
          <w:lang w:eastAsia="zh-CN"/>
        </w:rPr>
        <w:t>-</w:t>
      </w:r>
      <w:r w:rsidRPr="0031624E">
        <w:rPr>
          <w:iCs/>
          <w:lang w:eastAsia="zh-CN"/>
        </w:rPr>
        <w:t xml:space="preserve">zero grade,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833034" w:rsidRPr="00833034">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can be solved using a numerical </w:t>
      </w:r>
      <w:r w:rsidR="00020F0F" w:rsidRPr="00020F0F">
        <w:rPr>
          <w:iCs/>
          <w:lang w:eastAsia="zh-CN"/>
        </w:rPr>
        <w:t>Runge-</w:t>
      </w:r>
      <w:proofErr w:type="spellStart"/>
      <w:r w:rsidR="00020F0F" w:rsidRPr="00020F0F">
        <w:rPr>
          <w:iCs/>
          <w:lang w:eastAsia="zh-CN"/>
        </w:rPr>
        <w:t>Kutta</w:t>
      </w:r>
      <w:proofErr w:type="spellEnd"/>
      <w:r w:rsidR="00020F0F" w:rsidRPr="00020F0F">
        <w:rPr>
          <w:iCs/>
          <w:lang w:eastAsia="zh-CN"/>
        </w:rPr>
        <w:t xml:space="preserve"> (4,5)</w:t>
      </w:r>
      <w:r w:rsidR="00020F0F">
        <w:rPr>
          <w:iCs/>
          <w:lang w:eastAsia="zh-CN"/>
        </w:rPr>
        <w:t xml:space="preserve"> </w:t>
      </w:r>
      <w:r w:rsidR="000906DE">
        <w:rPr>
          <w:iCs/>
          <w:lang w:eastAsia="zh-CN"/>
        </w:rPr>
        <w:t>method</w:t>
      </w:r>
      <w:r w:rsidR="0029614B">
        <w:rPr>
          <w:iCs/>
          <w:lang w:eastAsia="zh-CN"/>
        </w:rPr>
        <w:t xml:space="preserve"> which is more accura</w:t>
      </w:r>
      <w:r w:rsidR="00176161">
        <w:rPr>
          <w:iCs/>
          <w:lang w:eastAsia="zh-CN"/>
        </w:rPr>
        <w:t>te</w:t>
      </w:r>
      <w:r w:rsidR="0029614B">
        <w:rPr>
          <w:iCs/>
          <w:lang w:eastAsia="zh-CN"/>
        </w:rPr>
        <w:t xml:space="preserve"> than</w:t>
      </w:r>
      <w:r w:rsidR="00A230A6">
        <w:rPr>
          <w:iCs/>
          <w:lang w:eastAsia="zh-CN"/>
        </w:rPr>
        <w:t xml:space="preserve"> Euler’s method</w:t>
      </w:r>
      <w:r w:rsidR="0029614B">
        <w:rPr>
          <w:iCs/>
          <w:lang w:eastAsia="zh-CN"/>
        </w:rPr>
        <w:t xml:space="preserve"> used </w:t>
      </w:r>
      <w:r w:rsidR="00643998">
        <w:rPr>
          <w:iCs/>
          <w:lang w:eastAsia="zh-CN"/>
        </w:rPr>
        <w:t>by</w:t>
      </w:r>
      <w:r w:rsidR="007845C2">
        <w:rPr>
          <w:iCs/>
          <w:lang w:eastAsia="zh-CN"/>
        </w:rPr>
        <w:t xml:space="preserve"> </w:t>
      </w:r>
      <w:r w:rsidR="00D137EE">
        <w:rPr>
          <w:iCs/>
          <w:lang w:eastAsia="zh-CN"/>
        </w:rPr>
        <w:t>many</w:t>
      </w:r>
      <w:r w:rsidR="00643998">
        <w:rPr>
          <w:iCs/>
          <w:lang w:eastAsia="zh-CN"/>
        </w:rPr>
        <w:t xml:space="preserve"> </w:t>
      </w:r>
      <w:r w:rsidR="00D137EE">
        <w:rPr>
          <w:iCs/>
          <w:lang w:eastAsia="zh-CN"/>
        </w:rPr>
        <w:t>researchers</w:t>
      </w:r>
      <w:r w:rsidR="00DC2E31">
        <w:rPr>
          <w:iCs/>
          <w:lang w:eastAsia="zh-CN"/>
        </w:rPr>
        <w:t xml:space="preserve"> for </w:t>
      </w:r>
      <w:r w:rsidR="00F730BA">
        <w:rPr>
          <w:iCs/>
          <w:lang w:eastAsia="zh-CN"/>
        </w:rPr>
        <w:t>a</w:t>
      </w:r>
      <w:r w:rsidR="00DC2E31">
        <w:rPr>
          <w:iCs/>
          <w:lang w:eastAsia="zh-CN"/>
        </w:rPr>
        <w:t xml:space="preserve"> similar problem</w:t>
      </w:r>
      <w:r w:rsidR="00F730BA">
        <w:rPr>
          <w:iCs/>
          <w:lang w:eastAsia="zh-CN"/>
        </w:rPr>
        <w:t xml:space="preserve"> </w:t>
      </w:r>
      <w:r w:rsidR="00F730BA">
        <w:rPr>
          <w:iCs/>
          <w:lang w:eastAsia="zh-CN"/>
        </w:rPr>
        <w:fldChar w:fldCharType="begin" w:fldLock="1"/>
      </w:r>
      <w:r w:rsidR="00994589">
        <w:rPr>
          <w:iCs/>
          <w:lang w:eastAsia="zh-CN"/>
        </w:rP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rsidR="00F730BA">
        <w:rPr>
          <w:iCs/>
          <w:lang w:eastAsia="zh-CN"/>
        </w:rPr>
        <w:fldChar w:fldCharType="separate"/>
      </w:r>
      <w:r w:rsidR="00F730BA" w:rsidRPr="00F730BA">
        <w:rPr>
          <w:iCs/>
          <w:noProof/>
          <w:lang w:eastAsia="zh-CN"/>
        </w:rPr>
        <w:t>[13]</w:t>
      </w:r>
      <w:r w:rsidR="00F730BA">
        <w:rPr>
          <w:iCs/>
          <w:lang w:eastAsia="zh-CN"/>
        </w:rPr>
        <w:fldChar w:fldCharType="end"/>
      </w:r>
      <w:r w:rsidR="006B4C1C">
        <w:rPr>
          <w:iCs/>
          <w:lang w:eastAsia="zh-CN"/>
        </w:rPr>
        <w:t>.</w:t>
      </w:r>
      <w:r w:rsidR="003B31AD">
        <w:rPr>
          <w:iCs/>
          <w:lang w:eastAsia="zh-CN"/>
        </w:rPr>
        <w:t xml:space="preserve"> </w:t>
      </w:r>
      <w:commentRangeEnd w:id="87"/>
      <w:r w:rsidR="0005101B">
        <w:rPr>
          <w:rStyle w:val="CommentReference"/>
          <w:rFonts w:eastAsia="DengXian"/>
          <w:spacing w:val="0"/>
        </w:rPr>
        <w:commentReference w:id="87"/>
      </w:r>
    </w:p>
    <w:p w14:paraId="5F4B5591" w14:textId="43DFFA04" w:rsidR="00E158F7" w:rsidRDefault="00886DAC" w:rsidP="00571859">
      <w:pPr>
        <w:pStyle w:val="BodyText"/>
        <w:ind w:firstLine="202"/>
        <w:rPr>
          <w:lang w:eastAsia="zh-CN"/>
        </w:rPr>
      </w:pPr>
      <w:r>
        <w:rPr>
          <w:lang w:eastAsia="zh-CN"/>
        </w:rPr>
        <w:t xml:space="preserve">Based on </w:t>
      </w:r>
      <w:r w:rsidR="003003F1">
        <w:rPr>
          <w:lang w:eastAsia="zh-CN"/>
        </w:rPr>
        <w:t xml:space="preserve">the </w:t>
      </w:r>
      <w:r w:rsidR="00161432">
        <w:rPr>
          <w:lang w:eastAsia="zh-CN"/>
        </w:rPr>
        <w:t>s</w:t>
      </w:r>
      <w:r w:rsidR="003003F1">
        <w:rPr>
          <w:lang w:eastAsia="zh-CN"/>
        </w:rPr>
        <w:t xml:space="preserve">olution </w:t>
      </w:r>
      <w:r>
        <w:rPr>
          <w:lang w:eastAsia="zh-CN"/>
        </w:rPr>
        <w:t>analysis</w:t>
      </w:r>
      <w:r w:rsidR="003003F1">
        <w:rPr>
          <w:lang w:eastAsia="zh-CN"/>
        </w:rPr>
        <w:t xml:space="preserve"> above</w:t>
      </w:r>
      <w:r>
        <w:rPr>
          <w:lang w:eastAsia="zh-CN"/>
        </w:rPr>
        <w:t xml:space="preserve">, </w:t>
      </w:r>
      <w:r w:rsidR="001C18D7">
        <w:rPr>
          <w:lang w:eastAsia="zh-CN"/>
        </w:rPr>
        <w:t xml:space="preserve">the </w:t>
      </w:r>
      <w:r w:rsidR="00AA21AD">
        <w:rPr>
          <w:lang w:eastAsia="zh-CN"/>
        </w:rPr>
        <w:t xml:space="preserve">first step </w:t>
      </w:r>
      <w:r w:rsidR="00B26EFE">
        <w:rPr>
          <w:lang w:eastAsia="zh-CN"/>
        </w:rPr>
        <w:t>of</w:t>
      </w:r>
      <w:r w:rsidR="00AA21AD">
        <w:rPr>
          <w:lang w:eastAsia="zh-CN"/>
        </w:rPr>
        <w:t xml:space="preserve"> generat</w:t>
      </w:r>
      <w:r w:rsidR="00B26EFE">
        <w:rPr>
          <w:lang w:eastAsia="zh-CN"/>
        </w:rPr>
        <w:t>ing</w:t>
      </w:r>
      <w:r w:rsidR="00AA21AD">
        <w:rPr>
          <w:lang w:eastAsia="zh-CN"/>
        </w:rPr>
        <w:t xml:space="preserve"> the speed profile is to</w:t>
      </w:r>
      <w:r w:rsidR="00E158F7">
        <w:rPr>
          <w:lang w:eastAsia="zh-CN"/>
        </w:rPr>
        <w:t xml:space="preserve"> divide the given path into piecewise segment</w:t>
      </w:r>
      <w:r w:rsidR="00C21877">
        <w:rPr>
          <w:lang w:eastAsia="zh-CN"/>
        </w:rPr>
        <w:t>s</w:t>
      </w:r>
      <w:r w:rsidR="00A32CA6">
        <w:rPr>
          <w:lang w:eastAsia="zh-CN"/>
        </w:rPr>
        <w:t xml:space="preserve"> with linear or constant curvature and constant friction and grade</w:t>
      </w:r>
      <w:r w:rsidR="000B2FD3">
        <w:rPr>
          <w:lang w:eastAsia="zh-CN"/>
        </w:rPr>
        <w:t xml:space="preserve">. </w:t>
      </w:r>
      <w:r w:rsidR="007B2451">
        <w:rPr>
          <w:lang w:eastAsia="zh-CN"/>
        </w:rPr>
        <w:t>Then we can</w:t>
      </w:r>
      <w:r w:rsidR="000010C8">
        <w:rPr>
          <w:lang w:eastAsia="zh-CN"/>
        </w:rPr>
        <w:t xml:space="preserve"> piecewise</w:t>
      </w:r>
      <w:r w:rsidR="007B2451">
        <w:rPr>
          <w:lang w:eastAsia="zh-CN"/>
        </w:rPr>
        <w:t xml:space="preserve"> </w:t>
      </w:r>
      <w:r w:rsidR="00824DAD">
        <w:rPr>
          <w:lang w:eastAsia="zh-CN"/>
        </w:rPr>
        <w:t>conduct</w:t>
      </w:r>
      <w:r w:rsidR="007B2451">
        <w:rPr>
          <w:lang w:eastAsia="zh-CN"/>
        </w:rPr>
        <w:t xml:space="preserve"> the speed planning.</w:t>
      </w:r>
    </w:p>
    <w:p w14:paraId="0245D5B0" w14:textId="2AF358B5" w:rsidR="003B7E65" w:rsidRDefault="00AA21AD" w:rsidP="00571859">
      <w:pPr>
        <w:pStyle w:val="BodyText"/>
        <w:ind w:firstLine="202"/>
        <w:rPr>
          <w:lang w:eastAsia="zh-CN"/>
        </w:rPr>
      </w:pPr>
      <w:r>
        <w:rPr>
          <w:lang w:eastAsia="zh-CN"/>
        </w:rPr>
        <w:t xml:space="preserve"> </w:t>
      </w:r>
      <w:r w:rsidR="007B2451">
        <w:rPr>
          <w:lang w:eastAsia="zh-CN"/>
        </w:rPr>
        <w:t xml:space="preserve">The </w:t>
      </w:r>
      <w:r w:rsidR="000102CD">
        <w:rPr>
          <w:lang w:eastAsia="zh-CN"/>
        </w:rPr>
        <w:t xml:space="preserve">second </w:t>
      </w:r>
      <w:r w:rsidR="007B2451">
        <w:rPr>
          <w:lang w:eastAsia="zh-CN"/>
        </w:rPr>
        <w:t xml:space="preserve">step is to </w:t>
      </w:r>
      <w:r w:rsidR="00DA0ADC">
        <w:rPr>
          <w:lang w:eastAsia="zh-CN"/>
        </w:rPr>
        <w:t xml:space="preserve">piecewise </w:t>
      </w:r>
      <w:r>
        <w:rPr>
          <w:lang w:eastAsia="zh-CN"/>
        </w:rPr>
        <w:t xml:space="preserve">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833034">
        <w:rPr>
          <w:lang w:eastAsia="zh-CN"/>
        </w:rPr>
        <w:instrText>(14)</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21EE0F00" w:rsidR="00F4005A" w:rsidRDefault="00B86B94" w:rsidP="00B86B94">
      <w:pPr>
        <w:pStyle w:val="MTDisplayEquation"/>
      </w:pPr>
      <w:r>
        <w:tab/>
      </w:r>
      <w:r w:rsidR="00EF1077" w:rsidRPr="005D39E5">
        <w:rPr>
          <w:noProof/>
          <w:position w:val="-10"/>
        </w:rPr>
        <w:object w:dxaOrig="1960" w:dyaOrig="340" w14:anchorId="16B1DA8F">
          <v:shape id="_x0000_i1027" type="#_x0000_t75" alt="" style="width:91.15pt;height:15.85pt;mso-width-percent:0;mso-height-percent:0;mso-width-percent:0;mso-height-percent:0" o:ole="">
            <v:imagedata r:id="rId49" o:title=""/>
          </v:shape>
          <o:OLEObject Type="Embed" ProgID="Equation.DSMT4" ShapeID="_x0000_i1027" DrawAspect="Content" ObjectID="_1680424107"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846512"/>
      <w:r>
        <w:instrText>(</w:instrText>
      </w:r>
      <w:r w:rsidR="00EF1077">
        <w:fldChar w:fldCharType="begin"/>
      </w:r>
      <w:r w:rsidR="00EF1077">
        <w:instrText xml:space="preserve"> SEQ MTEqn \c \* Arabic \* MERGEFORMAT </w:instrText>
      </w:r>
      <w:r w:rsidR="00EF1077">
        <w:fldChar w:fldCharType="separate"/>
      </w:r>
      <w:r w:rsidR="00F97330">
        <w:rPr>
          <w:noProof/>
        </w:rPr>
        <w:instrText>14</w:instrText>
      </w:r>
      <w:r w:rsidR="00EF1077">
        <w:rPr>
          <w:noProof/>
        </w:rPr>
        <w:fldChar w:fldCharType="end"/>
      </w:r>
      <w:r>
        <w:instrText>)</w:instrText>
      </w:r>
      <w:bookmarkEnd w:id="88"/>
      <w:r>
        <w:fldChar w:fldCharType="end"/>
      </w:r>
    </w:p>
    <w:p w14:paraId="1D49A12D" w14:textId="7AD7367D" w:rsidR="00BB0675" w:rsidRDefault="006D426C" w:rsidP="00E15734">
      <w:pPr>
        <w:pStyle w:val="BodyText"/>
        <w:ind w:firstLine="202"/>
        <w:rPr>
          <w:lang w:eastAsia="zh-CN"/>
        </w:rPr>
      </w:pPr>
      <w:r w:rsidRPr="006D426C">
        <w:rPr>
          <w:lang w:eastAsia="zh-CN"/>
        </w:rPr>
        <w:t>Notice that the steady-state speed will be very high when the curvature is small (the curvature is zero, yielding an infinite maximum curve speed for a straight line) and thus a speed limit o</w:t>
      </w:r>
      <w:r w:rsidRPr="00BB7F72">
        <w:rPr>
          <w:lang w:eastAsia="zh-CN"/>
        </w:rPr>
        <w:t xml:space="preserve">f </w:t>
      </w:r>
      <w:r w:rsidR="00060BDC" w:rsidRPr="00BB7F72">
        <w:rPr>
          <w:lang w:eastAsia="zh-CN"/>
        </w:rPr>
        <w:t>50</w:t>
      </w:r>
      <w:r w:rsidRPr="00BB7F72">
        <w:rPr>
          <w:lang w:eastAsia="zh-CN"/>
        </w:rPr>
        <w:t>m/s</w:t>
      </w:r>
      <w:r w:rsidR="0064440E">
        <w:rPr>
          <w:lang w:eastAsia="zh-CN"/>
        </w:rPr>
        <w:t xml:space="preserve"> </w:t>
      </w:r>
      <w:r w:rsidRPr="006D426C">
        <w:rPr>
          <w:lang w:eastAsia="zh-CN"/>
        </w:rPr>
        <w:t>was imposed.</w:t>
      </w:r>
      <w:r w:rsidR="007E1668">
        <w:rPr>
          <w:lang w:eastAsia="zh-CN"/>
        </w:rPr>
        <w:t xml:space="preserve"> </w:t>
      </w:r>
      <w:r w:rsidR="00FC2052" w:rsidRPr="009B09B1">
        <w:rPr>
          <w:lang w:eastAsia="zh-CN"/>
        </w:rPr>
        <w:t>λ</w:t>
      </w:r>
      <w:r w:rsidR="00FC2052" w:rsidRPr="009B09B1">
        <w:t>=0.9</w:t>
      </w:r>
      <w:r w:rsidR="00FC2052">
        <w:t>5</w:t>
      </w:r>
      <w:r w:rsidR="00FC2052" w:rsidRPr="009B09B1">
        <w:t xml:space="preserve"> is </w:t>
      </w:r>
      <w:r w:rsidR="00FC2052">
        <w:t xml:space="preserve">also </w:t>
      </w:r>
      <w:r w:rsidR="00FC2052" w:rsidRPr="002C4F4F">
        <w:t>chosen to explore the vehicle behavior close to the friction limits</w:t>
      </w:r>
      <w:r w:rsidR="00FC2052" w:rsidRPr="009B09B1">
        <w:t>.</w:t>
      </w:r>
      <w:r w:rsidR="00E15734">
        <w:rPr>
          <w:rFonts w:hint="eastAsia"/>
          <w:lang w:eastAsia="zh-CN"/>
        </w:rPr>
        <w:t xml:space="preserve"> </w:t>
      </w:r>
      <w:r w:rsidR="000C6FBD">
        <w:rPr>
          <w:lang w:eastAsia="zh-CN"/>
        </w:rPr>
        <w:t>Th</w:t>
      </w:r>
      <w:r w:rsidR="00F3487A">
        <w:rPr>
          <w:lang w:eastAsia="zh-CN"/>
        </w:rPr>
        <w:t xml:space="preserve">is </w:t>
      </w:r>
      <w:r w:rsidR="000C6FBD">
        <w:rPr>
          <w:lang w:eastAsia="zh-CN"/>
        </w:rPr>
        <w:t xml:space="preserve">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2E615CF0" w14:textId="10E2BC3E" w:rsidR="002D4D52"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FB0E00">
        <w:rPr>
          <w:lang w:eastAsia="zh-CN"/>
        </w:rPr>
        <w:t xml:space="preserve">speed </w:t>
      </w:r>
      <w:r w:rsidR="00D453D2">
        <w:rPr>
          <w:lang w:eastAsia="zh-CN"/>
        </w:rPr>
        <w:t>limit calculation</w:t>
      </w:r>
      <w:r w:rsidR="009B09B1">
        <w:rPr>
          <w:lang w:eastAsia="zh-CN"/>
        </w:rPr>
        <w:t xml:space="preserve"> </w:t>
      </w:r>
      <w:r w:rsidR="005941E7">
        <w:rPr>
          <w:lang w:eastAsia="zh-CN"/>
        </w:rPr>
        <w:t>step</w:t>
      </w:r>
      <w:r w:rsidR="000F4625">
        <w:rPr>
          <w:lang w:eastAsia="zh-CN"/>
        </w:rPr>
        <w:t xml:space="preserve">. </w:t>
      </w:r>
      <w:r w:rsidR="00A17DFB">
        <w:rPr>
          <w:lang w:eastAsia="zh-CN"/>
        </w:rPr>
        <w:t xml:space="preserve">It </w:t>
      </w:r>
      <w:r w:rsidR="00E61462">
        <w:rPr>
          <w:lang w:eastAsia="zh-CN"/>
        </w:rPr>
        <w:t>start</w:t>
      </w:r>
      <w:r w:rsidR="00A17DFB">
        <w:rPr>
          <w:lang w:eastAsia="zh-CN"/>
        </w:rPr>
        <w:t>s</w:t>
      </w:r>
      <w:r w:rsidR="00E61462">
        <w:rPr>
          <w:lang w:eastAsia="zh-CN"/>
        </w:rPr>
        <w:t xml:space="preserve"> from </w:t>
      </w:r>
      <w:r w:rsidR="002F375C">
        <w:rPr>
          <w:lang w:eastAsia="zh-CN"/>
        </w:rPr>
        <w:t>the</w:t>
      </w:r>
      <w:r w:rsidR="00206524">
        <w:rPr>
          <w:lang w:eastAsia="zh-CN"/>
        </w:rPr>
        <w:t xml:space="preserve"> first segment with</w:t>
      </w:r>
      <w:r w:rsidR="002F375C">
        <w:rPr>
          <w:lang w:eastAsia="zh-CN"/>
        </w:rPr>
        <w:t xml:space="preserve"> </w:t>
      </w:r>
      <w:r w:rsidR="00A90856">
        <w:rPr>
          <w:lang w:eastAsia="zh-CN"/>
        </w:rPr>
        <w:t xml:space="preserve">the </w:t>
      </w:r>
      <w:r w:rsidR="00206524">
        <w:rPr>
          <w:lang w:eastAsia="zh-CN"/>
        </w:rPr>
        <w:t>init</w:t>
      </w:r>
      <w:r w:rsidR="009F6BBC">
        <w:rPr>
          <w:lang w:eastAsia="zh-CN"/>
        </w:rPr>
        <w:t>i</w:t>
      </w:r>
      <w:r w:rsidR="00206524">
        <w:rPr>
          <w:lang w:eastAsia="zh-CN"/>
        </w:rPr>
        <w:t>al</w:t>
      </w:r>
      <w:r w:rsidR="00E61462">
        <w:rPr>
          <w:lang w:eastAsia="zh-CN"/>
        </w:rPr>
        <w:t xml:space="preserve"> speed</w:t>
      </w:r>
      <w:r w:rsidR="008B54F8">
        <w:rPr>
          <w:lang w:eastAsia="zh-CN"/>
        </w:rPr>
        <w:t xml:space="preserve"> at </w:t>
      </w:r>
      <w:r w:rsidR="008B54F8" w:rsidRPr="008B54F8">
        <w:rPr>
          <w:i/>
          <w:iCs/>
          <w:lang w:eastAsia="zh-CN"/>
        </w:rPr>
        <w:t xml:space="preserve">s </w:t>
      </w:r>
      <w:r w:rsidR="008B54F8">
        <w:rPr>
          <w:lang w:eastAsia="zh-CN"/>
        </w:rPr>
        <w:t>= 0</w:t>
      </w:r>
      <w:r w:rsidR="00F6120E">
        <w:rPr>
          <w:lang w:eastAsia="zh-CN"/>
        </w:rPr>
        <w:t xml:space="preserve">. </w:t>
      </w:r>
      <w:r w:rsidR="005B39CF">
        <w:rPr>
          <w:lang w:eastAsia="zh-CN"/>
        </w:rPr>
        <w:t xml:space="preserve">Then </w:t>
      </w:r>
      <w:r w:rsidR="0099480C">
        <w:rPr>
          <w:lang w:eastAsia="zh-CN"/>
        </w:rPr>
        <w:t>for</w:t>
      </w:r>
      <w:r w:rsidR="00F6120E">
        <w:rPr>
          <w:lang w:eastAsia="zh-CN"/>
        </w:rPr>
        <w:t xml:space="preserve"> each </w:t>
      </w:r>
      <w:r w:rsidR="005B39CF">
        <w:rPr>
          <w:lang w:eastAsia="zh-CN"/>
        </w:rPr>
        <w:t>following</w:t>
      </w:r>
      <w:r w:rsidR="006C70CE">
        <w:rPr>
          <w:lang w:eastAsia="zh-CN"/>
        </w:rPr>
        <w:t xml:space="preserve"> segment</w:t>
      </w:r>
      <w:r w:rsidR="00F6120E">
        <w:rPr>
          <w:lang w:eastAsia="zh-CN"/>
        </w:rPr>
        <w:t xml:space="preserve">, </w:t>
      </w:r>
      <w:del w:id="89" w:author="Craig Beal" w:date="2021-04-20T11:01:00Z">
        <w:r w:rsidR="00F96E31" w:rsidDel="0005101B">
          <w:rPr>
            <w:lang w:eastAsia="zh-CN"/>
          </w:rPr>
          <w:delText xml:space="preserve">conduct </w:delText>
        </w:r>
      </w:del>
      <w:r w:rsidR="00F6120E">
        <w:rPr>
          <w:lang w:eastAsia="zh-CN"/>
        </w:rPr>
        <w:t>the</w:t>
      </w:r>
      <w:r w:rsidR="0048229F">
        <w:rPr>
          <w:lang w:eastAsia="zh-CN"/>
        </w:rPr>
        <w:t xml:space="preserve"> speed planning </w:t>
      </w:r>
      <w:ins w:id="90" w:author="Craig Beal" w:date="2021-04-20T11:01:00Z">
        <w:r w:rsidR="0005101B">
          <w:rPr>
            <w:lang w:eastAsia="zh-CN"/>
          </w:rPr>
          <w:t xml:space="preserve">proceeds </w:t>
        </w:r>
      </w:ins>
      <w:r w:rsidR="0048229F">
        <w:rPr>
          <w:lang w:eastAsia="zh-CN"/>
        </w:rPr>
        <w:t xml:space="preserve">using </w:t>
      </w:r>
      <w:r w:rsidR="0048229F">
        <w:rPr>
          <w:iCs/>
          <w:lang w:eastAsia="zh-CN"/>
        </w:rPr>
        <w:fldChar w:fldCharType="begin"/>
      </w:r>
      <w:r w:rsidR="0048229F">
        <w:rPr>
          <w:iCs/>
          <w:lang w:eastAsia="zh-CN"/>
        </w:rPr>
        <w:instrText xml:space="preserve"> GOTOBUTTON ZEqnNum144903  \* MERGEFORMAT </w:instrText>
      </w:r>
      <w:r w:rsidR="0048229F">
        <w:rPr>
          <w:iCs/>
          <w:lang w:eastAsia="zh-CN"/>
        </w:rPr>
        <w:fldChar w:fldCharType="begin"/>
      </w:r>
      <w:r w:rsidR="0048229F">
        <w:rPr>
          <w:iCs/>
          <w:lang w:eastAsia="zh-CN"/>
        </w:rPr>
        <w:instrText xml:space="preserve"> REF ZEqnNum144903 \* Charformat \! \* MERGEFORMAT </w:instrText>
      </w:r>
      <w:r w:rsidR="0048229F">
        <w:rPr>
          <w:iCs/>
          <w:lang w:eastAsia="zh-CN"/>
        </w:rPr>
        <w:fldChar w:fldCharType="separate"/>
      </w:r>
      <w:r w:rsidR="0048229F" w:rsidRPr="0048229F">
        <w:rPr>
          <w:iCs/>
          <w:lang w:eastAsia="zh-CN"/>
        </w:rPr>
        <w:instrText>(11)</w:instrText>
      </w:r>
      <w:r w:rsidR="0048229F">
        <w:rPr>
          <w:iCs/>
          <w:lang w:eastAsia="zh-CN"/>
        </w:rPr>
        <w:fldChar w:fldCharType="end"/>
      </w:r>
      <w:r w:rsidR="0048229F">
        <w:rPr>
          <w:iCs/>
          <w:lang w:eastAsia="zh-CN"/>
        </w:rPr>
        <w:fldChar w:fldCharType="end"/>
      </w:r>
      <w:r w:rsidR="0048229F">
        <w:rPr>
          <w:iCs/>
          <w:lang w:eastAsia="zh-CN"/>
        </w:rPr>
        <w:t xml:space="preserve">, </w:t>
      </w:r>
      <w:r w:rsidR="0048229F">
        <w:rPr>
          <w:lang w:eastAsia="zh-CN"/>
        </w:rPr>
        <w:fldChar w:fldCharType="begin"/>
      </w:r>
      <w:r w:rsidR="0048229F">
        <w:rPr>
          <w:lang w:eastAsia="zh-CN"/>
        </w:rPr>
        <w:instrText xml:space="preserve"> GOTOBUTTON ZEqnNum612656  \* MERGEFORMAT </w:instrText>
      </w:r>
      <w:r w:rsidR="0048229F">
        <w:rPr>
          <w:lang w:eastAsia="zh-CN"/>
        </w:rPr>
        <w:fldChar w:fldCharType="begin"/>
      </w:r>
      <w:r w:rsidR="0048229F">
        <w:rPr>
          <w:lang w:eastAsia="zh-CN"/>
        </w:rPr>
        <w:instrText xml:space="preserve"> REF ZEqnNum612656 \* Charformat \! \* MERGEFORMAT </w:instrText>
      </w:r>
      <w:r w:rsidR="0048229F">
        <w:rPr>
          <w:lang w:eastAsia="zh-CN"/>
        </w:rPr>
        <w:fldChar w:fldCharType="separate"/>
      </w:r>
      <w:r w:rsidR="0048229F">
        <w:rPr>
          <w:lang w:eastAsia="zh-CN"/>
        </w:rPr>
        <w:instrText>(12)</w:instrText>
      </w:r>
      <w:r w:rsidR="0048229F">
        <w:rPr>
          <w:lang w:eastAsia="zh-CN"/>
        </w:rPr>
        <w:fldChar w:fldCharType="end"/>
      </w:r>
      <w:r w:rsidR="0048229F">
        <w:rPr>
          <w:lang w:eastAsia="zh-CN"/>
        </w:rPr>
        <w:fldChar w:fldCharType="end"/>
      </w:r>
      <w:r w:rsidR="0048229F">
        <w:rPr>
          <w:lang w:eastAsia="zh-CN"/>
        </w:rPr>
        <w:t xml:space="preserve"> or </w:t>
      </w:r>
      <w:ins w:id="91" w:author="Craig Beal" w:date="2021-04-20T11:01:00Z">
        <w:r w:rsidR="0005101B">
          <w:rPr>
            <w:lang w:eastAsia="zh-CN"/>
          </w:rPr>
          <w:t xml:space="preserve">a </w:t>
        </w:r>
      </w:ins>
      <w:r w:rsidR="0048229F">
        <w:rPr>
          <w:lang w:eastAsia="zh-CN"/>
        </w:rPr>
        <w:t>numerical method, where the initial speed is determined by</w:t>
      </w:r>
      <w:r w:rsidR="00BB6827">
        <w:rPr>
          <w:lang w:eastAsia="zh-CN"/>
        </w:rPr>
        <w:t xml:space="preserve"> the</w:t>
      </w:r>
      <w:r w:rsidR="0048229F">
        <w:rPr>
          <w:lang w:eastAsia="zh-CN"/>
        </w:rPr>
        <w:t xml:space="preserve"> previous </w:t>
      </w:r>
      <w:r w:rsidR="00BB6827">
        <w:rPr>
          <w:lang w:eastAsia="zh-CN"/>
        </w:rPr>
        <w:t>segment</w:t>
      </w:r>
      <w:r w:rsidR="0048229F">
        <w:rPr>
          <w:lang w:eastAsia="zh-CN"/>
        </w:rPr>
        <w:t xml:space="preserve">. </w:t>
      </w:r>
      <w:r w:rsidR="004450F6">
        <w:rPr>
          <w:lang w:eastAsia="zh-CN"/>
        </w:rPr>
        <w:t xml:space="preserve">A key </w:t>
      </w:r>
      <w:r w:rsidR="004450F6">
        <w:rPr>
          <w:lang w:eastAsia="zh-CN"/>
        </w:rPr>
        <w:t xml:space="preserve">point </w:t>
      </w:r>
      <w:r w:rsidR="003C4FF8">
        <w:rPr>
          <w:lang w:eastAsia="zh-CN"/>
        </w:rPr>
        <w:t xml:space="preserve">of this step </w:t>
      </w:r>
      <w:r w:rsidR="004450F6">
        <w:rPr>
          <w:lang w:eastAsia="zh-CN"/>
        </w:rPr>
        <w:t>is that t</w:t>
      </w:r>
      <w:r w:rsidR="0099480C">
        <w:rPr>
          <w:lang w:eastAsia="zh-CN"/>
        </w:rPr>
        <w:t xml:space="preserve">he </w:t>
      </w:r>
      <w:r w:rsidR="00D30152">
        <w:rPr>
          <w:lang w:eastAsia="zh-CN"/>
        </w:rPr>
        <w:t>s</w:t>
      </w:r>
      <w:r w:rsidR="00564142">
        <w:rPr>
          <w:lang w:eastAsia="zh-CN"/>
        </w:rPr>
        <w:t xml:space="preserve">peed </w:t>
      </w:r>
      <w:r w:rsidR="00F6120E">
        <w:rPr>
          <w:lang w:eastAsia="zh-CN"/>
        </w:rPr>
        <w:t>result</w:t>
      </w:r>
      <w:r w:rsidR="004450F6">
        <w:rPr>
          <w:lang w:eastAsia="zh-CN"/>
        </w:rPr>
        <w:t xml:space="preserve"> at each segment</w:t>
      </w:r>
      <w:r w:rsidR="00F6120E">
        <w:rPr>
          <w:lang w:eastAsia="zh-CN"/>
        </w:rPr>
        <w:t xml:space="preserve"> is </w:t>
      </w:r>
      <w:r w:rsidR="00A17DFB">
        <w:rPr>
          <w:lang w:eastAsia="zh-CN"/>
        </w:rPr>
        <w:t>compare</w:t>
      </w:r>
      <w:r w:rsidR="00F6120E">
        <w:rPr>
          <w:lang w:eastAsia="zh-CN"/>
        </w:rPr>
        <w:t>d</w:t>
      </w:r>
      <w:r w:rsidR="00A17DFB">
        <w:rPr>
          <w:lang w:eastAsia="zh-CN"/>
        </w:rPr>
        <w:t xml:space="preserve"> to the curve limit speed</w:t>
      </w:r>
      <w:r w:rsidR="00F6120E">
        <w:rPr>
          <w:lang w:eastAsia="zh-CN"/>
        </w:rPr>
        <w:t>, and the minimum value is taken</w:t>
      </w:r>
      <w:r w:rsidR="00A17DFB">
        <w:rPr>
          <w:lang w:eastAsia="zh-CN"/>
        </w:rPr>
        <w:t xml:space="preserve">. </w:t>
      </w:r>
      <w:r w:rsidR="00AD7247">
        <w:rPr>
          <w:lang w:eastAsia="zh-CN"/>
        </w:rPr>
        <w:t>This step indicates how fast a vehicle can accelerate</w:t>
      </w:r>
      <w:r w:rsidR="00C05784">
        <w:rPr>
          <w:lang w:eastAsia="zh-CN"/>
        </w:rPr>
        <w:t xml:space="preserve"> </w:t>
      </w:r>
      <w:ins w:id="92" w:author="Craig Beal" w:date="2021-04-20T11:01:00Z">
        <w:r w:rsidR="0005101B">
          <w:rPr>
            <w:lang w:eastAsia="zh-CN"/>
          </w:rPr>
          <w:t xml:space="preserve">when the curvature decreases, </w:t>
        </w:r>
      </w:ins>
      <w:ins w:id="93" w:author="Craig Beal" w:date="2021-04-20T11:02:00Z">
        <w:r w:rsidR="0005101B">
          <w:rPr>
            <w:lang w:eastAsia="zh-CN"/>
          </w:rPr>
          <w:t xml:space="preserve">as </w:t>
        </w:r>
      </w:ins>
      <w:r w:rsidR="00C05784">
        <w:rPr>
          <w:lang w:eastAsia="zh-CN"/>
        </w:rPr>
        <w:t>shown as the “</w:t>
      </w:r>
      <w:r w:rsidR="00A706ED">
        <w:rPr>
          <w:lang w:eastAsia="zh-CN"/>
        </w:rPr>
        <w:t>f</w:t>
      </w:r>
      <w:r w:rsidR="00C05784">
        <w:rPr>
          <w:lang w:eastAsia="zh-CN"/>
        </w:rPr>
        <w:t>orward limit” in Fig. 6(a).</w:t>
      </w:r>
    </w:p>
    <w:p w14:paraId="684FFD9E" w14:textId="5C118691" w:rsidR="00D107BF" w:rsidRDefault="00515E79" w:rsidP="00D107BF">
      <w:pPr>
        <w:pStyle w:val="BodyText"/>
        <w:rPr>
          <w:lang w:eastAsia="zh-CN"/>
        </w:rPr>
      </w:pPr>
      <w:r>
        <w:rPr>
          <w:lang w:eastAsia="zh-CN"/>
        </w:rPr>
        <w:t xml:space="preserve">Next, the </w:t>
      </w:r>
      <w:r w:rsidR="009B09B1">
        <w:rPr>
          <w:lang w:eastAsia="zh-CN"/>
        </w:rPr>
        <w:t xml:space="preserve">backward </w:t>
      </w:r>
      <w:r w:rsidR="003F6166">
        <w:rPr>
          <w:lang w:eastAsia="zh-CN"/>
        </w:rPr>
        <w:t xml:space="preserve">speed limit calculation </w:t>
      </w:r>
      <w:r>
        <w:rPr>
          <w:lang w:eastAsia="zh-CN"/>
        </w:rPr>
        <w:t>occurs</w:t>
      </w:r>
      <w:r w:rsidR="00067E14">
        <w:rPr>
          <w:lang w:eastAsia="zh-CN"/>
        </w:rPr>
        <w:t xml:space="preserve">. </w:t>
      </w:r>
      <w:r w:rsidR="00E65ED1">
        <w:rPr>
          <w:lang w:eastAsia="zh-CN"/>
        </w:rPr>
        <w:t xml:space="preserve">It starts from </w:t>
      </w:r>
      <w:r w:rsidR="00A90856">
        <w:rPr>
          <w:lang w:eastAsia="zh-CN"/>
        </w:rPr>
        <w:t xml:space="preserve">the last path segment </w:t>
      </w:r>
      <w:r w:rsidR="00450BA7">
        <w:rPr>
          <w:lang w:eastAsia="zh-CN"/>
        </w:rPr>
        <w:t xml:space="preserve">and takes </w:t>
      </w:r>
      <w:r w:rsidR="00A90856">
        <w:rPr>
          <w:lang w:eastAsia="zh-CN"/>
        </w:rPr>
        <w:t xml:space="preserve">the desired </w:t>
      </w:r>
      <w:r w:rsidR="00E65ED1">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450BA7">
        <w:rPr>
          <w:lang w:eastAsia="zh-CN"/>
        </w:rPr>
        <w:t xml:space="preserve"> as the initial speed condition</w:t>
      </w:r>
      <w:r w:rsidR="00E65ED1">
        <w:rPr>
          <w:lang w:eastAsia="zh-CN"/>
        </w:rPr>
        <w:t xml:space="preserve">. </w:t>
      </w:r>
      <w:r w:rsidR="009641A0">
        <w:rPr>
          <w:lang w:eastAsia="zh-CN"/>
        </w:rPr>
        <w:t xml:space="preserve">Then </w:t>
      </w:r>
      <w:del w:id="94" w:author="Craig Beal" w:date="2021-04-20T11:02:00Z">
        <w:r w:rsidR="009641A0" w:rsidDel="0005101B">
          <w:rPr>
            <w:lang w:eastAsia="zh-CN"/>
          </w:rPr>
          <w:delText xml:space="preserve">calculate </w:delText>
        </w:r>
      </w:del>
      <w:r w:rsidR="009641A0">
        <w:rPr>
          <w:lang w:eastAsia="zh-CN"/>
        </w:rPr>
        <w:t>the speed profile</w:t>
      </w:r>
      <w:r w:rsidR="008B3141">
        <w:rPr>
          <w:lang w:eastAsia="zh-CN"/>
        </w:rPr>
        <w:t xml:space="preserve"> for each </w:t>
      </w:r>
      <w:del w:id="95" w:author="Craig Beal" w:date="2021-04-20T11:02:00Z">
        <w:r w:rsidR="008B3141" w:rsidDel="0005101B">
          <w:rPr>
            <w:lang w:eastAsia="zh-CN"/>
          </w:rPr>
          <w:delText xml:space="preserve">following </w:delText>
        </w:r>
      </w:del>
      <w:ins w:id="96" w:author="Craig Beal" w:date="2021-04-20T11:02:00Z">
        <w:r w:rsidR="0005101B">
          <w:rPr>
            <w:lang w:eastAsia="zh-CN"/>
          </w:rPr>
          <w:t>preceding</w:t>
        </w:r>
        <w:r w:rsidR="0005101B">
          <w:rPr>
            <w:lang w:eastAsia="zh-CN"/>
          </w:rPr>
          <w:t xml:space="preserve"> </w:t>
        </w:r>
      </w:ins>
      <w:r w:rsidR="008B3141">
        <w:rPr>
          <w:lang w:eastAsia="zh-CN"/>
        </w:rPr>
        <w:t xml:space="preserve">segment </w:t>
      </w:r>
      <w:ins w:id="97" w:author="Craig Beal" w:date="2021-04-20T11:02:00Z">
        <w:r w:rsidR="0005101B">
          <w:rPr>
            <w:lang w:eastAsia="zh-CN"/>
          </w:rPr>
          <w:t xml:space="preserve">is calculated </w:t>
        </w:r>
      </w:ins>
      <w:r w:rsidR="008B3141">
        <w:rPr>
          <w:lang w:eastAsia="zh-CN"/>
        </w:rPr>
        <w:t>until</w:t>
      </w:r>
      <w:r w:rsidR="009641A0">
        <w:rPr>
          <w:lang w:eastAsia="zh-CN"/>
        </w:rPr>
        <w:t xml:space="preserve"> </w:t>
      </w:r>
      <w:ins w:id="98" w:author="Craig Beal" w:date="2021-04-20T11:02:00Z">
        <w:r w:rsidR="0005101B">
          <w:rPr>
            <w:lang w:eastAsia="zh-CN"/>
          </w:rPr>
          <w:t xml:space="preserve">the vehicle reaches </w:t>
        </w:r>
      </w:ins>
      <w:del w:id="99" w:author="Craig Beal" w:date="2021-04-20T11:02:00Z">
        <w:r w:rsidR="009641A0" w:rsidDel="0005101B">
          <w:rPr>
            <w:lang w:eastAsia="zh-CN"/>
          </w:rPr>
          <w:delText>back toward to</w:delText>
        </w:r>
      </w:del>
      <w:ins w:id="100" w:author="Craig Beal" w:date="2021-04-20T11:02:00Z">
        <w:r w:rsidR="0005101B">
          <w:rPr>
            <w:lang w:eastAsia="zh-CN"/>
          </w:rPr>
          <w:t>the</w:t>
        </w:r>
      </w:ins>
      <w:r w:rsidR="009641A0">
        <w:rPr>
          <w:lang w:eastAsia="zh-CN"/>
        </w:rPr>
        <w:t xml:space="preserve"> first path segment</w:t>
      </w:r>
      <w:r w:rsidR="00EE5A92">
        <w:rPr>
          <w:lang w:eastAsia="zh-CN"/>
        </w:rPr>
        <w:t xml:space="preserve">. </w:t>
      </w:r>
      <w:r w:rsidR="00C65161">
        <w:rPr>
          <w:lang w:eastAsia="zh-CN"/>
        </w:rPr>
        <w:t>T</w:t>
      </w:r>
      <w:r w:rsidR="00E65ED1">
        <w:rPr>
          <w:lang w:eastAsia="zh-CN"/>
        </w:rPr>
        <w:t>he result</w:t>
      </w:r>
      <w:r w:rsidR="00C65161">
        <w:rPr>
          <w:lang w:eastAsia="zh-CN"/>
        </w:rPr>
        <w:t xml:space="preserve"> at each segment </w:t>
      </w:r>
      <w:r w:rsidR="00E65ED1">
        <w:rPr>
          <w:lang w:eastAsia="zh-CN"/>
        </w:rPr>
        <w:t xml:space="preserve">is </w:t>
      </w:r>
      <w:r w:rsidR="00FA693A">
        <w:rPr>
          <w:lang w:eastAsia="zh-CN"/>
        </w:rPr>
        <w:t xml:space="preserve">also </w:t>
      </w:r>
      <w:r w:rsidR="00E65ED1">
        <w:rPr>
          <w:lang w:eastAsia="zh-CN"/>
        </w:rPr>
        <w:t>compared to the</w:t>
      </w:r>
      <w:r w:rsidR="004E2E6B">
        <w:rPr>
          <w:lang w:eastAsia="zh-CN"/>
        </w:rPr>
        <w:t xml:space="preserve"> </w:t>
      </w:r>
      <w:r w:rsidR="00C65161">
        <w:rPr>
          <w:lang w:eastAsia="zh-CN"/>
        </w:rPr>
        <w:t>curve limit speed</w:t>
      </w:r>
      <w:r w:rsidR="00B45552">
        <w:rPr>
          <w:lang w:eastAsia="zh-CN"/>
        </w:rPr>
        <w:t xml:space="preserve"> and takes the minimum</w:t>
      </w:r>
      <w:r w:rsidR="00E65ED1">
        <w:rPr>
          <w:lang w:eastAsia="zh-CN"/>
        </w:rPr>
        <w:t xml:space="preserve">. This step indicates how fast a vehicle can </w:t>
      </w:r>
      <w:r w:rsidR="00555280">
        <w:rPr>
          <w:lang w:eastAsia="zh-CN"/>
        </w:rPr>
        <w:t>de</w:t>
      </w:r>
      <w:r w:rsidR="00E65ED1">
        <w:rPr>
          <w:lang w:eastAsia="zh-CN"/>
        </w:rPr>
        <w:t>celerate</w:t>
      </w:r>
      <w:r w:rsidR="00B45552">
        <w:rPr>
          <w:lang w:eastAsia="zh-CN"/>
        </w:rPr>
        <w:t xml:space="preserve"> shown as the “</w:t>
      </w:r>
      <w:r w:rsidR="00A706ED">
        <w:rPr>
          <w:lang w:eastAsia="zh-CN"/>
        </w:rPr>
        <w:t>b</w:t>
      </w:r>
      <w:r w:rsidR="00B45552">
        <w:rPr>
          <w:lang w:eastAsia="zh-CN"/>
        </w:rPr>
        <w:t>ackward limit” in Fig. 6(a).</w:t>
      </w:r>
    </w:p>
    <w:p w14:paraId="50A80264" w14:textId="6D8B26C9" w:rsidR="00D107BF" w:rsidRDefault="00D107BF" w:rsidP="00223D55">
      <w:pPr>
        <w:pStyle w:val="BodyText"/>
        <w:rPr>
          <w:lang w:eastAsia="zh-CN"/>
        </w:rPr>
      </w:pPr>
      <w:r>
        <w:rPr>
          <w:lang w:eastAsia="zh-CN"/>
        </w:rPr>
        <w:t>Fin</w:t>
      </w:r>
      <w:r w:rsidR="00085768">
        <w:rPr>
          <w:lang w:eastAsia="zh-CN"/>
        </w:rPr>
        <w:t>all</w:t>
      </w:r>
      <w:r>
        <w:rPr>
          <w:lang w:eastAsia="zh-CN"/>
        </w:rPr>
        <w:t>y, the minimum</w:t>
      </w:r>
      <w:r w:rsidR="00085768">
        <w:rPr>
          <w:lang w:eastAsia="zh-CN"/>
        </w:rPr>
        <w:t xml:space="preserve"> of</w:t>
      </w:r>
      <w:r>
        <w:rPr>
          <w:lang w:eastAsia="zh-CN"/>
        </w:rPr>
        <w:t xml:space="preserve"> </w:t>
      </w:r>
      <w:ins w:id="101" w:author="Craig Beal" w:date="2021-04-20T11:02:00Z">
        <w:r w:rsidR="0005101B">
          <w:rPr>
            <w:lang w:eastAsia="zh-CN"/>
          </w:rPr>
          <w:t xml:space="preserve">the </w:t>
        </w:r>
      </w:ins>
      <w:r w:rsidR="00085768">
        <w:rPr>
          <w:lang w:eastAsia="zh-CN"/>
        </w:rPr>
        <w:t>“</w:t>
      </w:r>
      <w:r w:rsidR="00A706ED">
        <w:rPr>
          <w:lang w:eastAsia="zh-CN"/>
        </w:rPr>
        <w:t>bac</w:t>
      </w:r>
      <w:r w:rsidR="00085768">
        <w:rPr>
          <w:lang w:eastAsia="zh-CN"/>
        </w:rPr>
        <w:t xml:space="preserve">kward limit” </w:t>
      </w:r>
      <w:del w:id="102" w:author="Craig Beal" w:date="2021-04-20T11:02:00Z">
        <w:r w:rsidR="00085768" w:rsidDel="0005101B">
          <w:rPr>
            <w:lang w:eastAsia="zh-CN"/>
          </w:rPr>
          <w:delText>and</w:delText>
        </w:r>
      </w:del>
      <w:ins w:id="103" w:author="Craig Beal" w:date="2021-04-20T11:02:00Z">
        <w:r w:rsidR="0005101B">
          <w:rPr>
            <w:lang w:eastAsia="zh-CN"/>
          </w:rPr>
          <w:t>and the</w:t>
        </w:r>
      </w:ins>
      <w:r w:rsidR="00085768">
        <w:rPr>
          <w:lang w:eastAsia="zh-CN"/>
        </w:rPr>
        <w:t xml:space="preserve"> “</w:t>
      </w:r>
      <w:r w:rsidR="00A706ED">
        <w:rPr>
          <w:lang w:eastAsia="zh-CN"/>
        </w:rPr>
        <w:t>f</w:t>
      </w:r>
      <w:r w:rsidR="00085768">
        <w:rPr>
          <w:lang w:eastAsia="zh-CN"/>
        </w:rPr>
        <w:t>orward limit” is</w:t>
      </w:r>
      <w:r>
        <w:rPr>
          <w:lang w:eastAsia="zh-CN"/>
        </w:rPr>
        <w:t xml:space="preserve"> used as the final speed</w:t>
      </w:r>
      <w:r w:rsidR="00FD737B">
        <w:rPr>
          <w:lang w:eastAsia="zh-CN"/>
        </w:rPr>
        <w:t xml:space="preserve"> profile shown as the “</w:t>
      </w:r>
      <w:r w:rsidR="009737A9">
        <w:rPr>
          <w:lang w:eastAsia="zh-CN"/>
        </w:rPr>
        <w:t>combined</w:t>
      </w:r>
      <w:r w:rsidR="00FD737B">
        <w:rPr>
          <w:lang w:eastAsia="zh-CN"/>
        </w:rPr>
        <w:t xml:space="preserve"> </w:t>
      </w:r>
      <w:r w:rsidR="009737A9">
        <w:rPr>
          <w:lang w:eastAsia="zh-CN"/>
        </w:rPr>
        <w:t>results</w:t>
      </w:r>
      <w:r w:rsidR="00FD737B">
        <w:rPr>
          <w:lang w:eastAsia="zh-CN"/>
        </w:rPr>
        <w:t>” in Fig. 6(a).</w:t>
      </w:r>
    </w:p>
    <w:p w14:paraId="60A4C34F" w14:textId="3E314CF3" w:rsidR="00B9685D" w:rsidRDefault="00D14FFE" w:rsidP="00FD45F8">
      <w:pPr>
        <w:rPr>
          <w:lang w:eastAsia="zh-CN"/>
        </w:rPr>
      </w:pPr>
      <w:r>
        <w:rPr>
          <w:noProof/>
        </w:rPr>
        <mc:AlternateContent>
          <mc:Choice Requires="wps">
            <w:drawing>
              <wp:inline distT="0" distB="0" distL="0" distR="0" wp14:anchorId="50D8E74D" wp14:editId="354F01DD">
                <wp:extent cx="3080084" cy="3697514"/>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697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AA918" w14:textId="5C1695D7" w:rsidR="00223D55" w:rsidRDefault="00223D55" w:rsidP="00EA783D">
                            <w:pPr>
                              <w:pStyle w:val="figurecaption"/>
                              <w:numPr>
                                <w:ilvl w:val="0"/>
                                <w:numId w:val="0"/>
                              </w:numPr>
                              <w:spacing w:before="0" w:after="120"/>
                              <w:ind w:leftChars="-1" w:left="-2"/>
                            </w:pPr>
                            <w:r w:rsidRPr="00223D55">
                              <w:drawing>
                                <wp:inline distT="0" distB="0" distL="0" distR="0" wp14:anchorId="5DECBA6C" wp14:editId="1BFCC716">
                                  <wp:extent cx="2896870" cy="160528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6870" cy="1605280"/>
                                          </a:xfrm>
                                          <a:prstGeom prst="rect">
                                            <a:avLst/>
                                          </a:prstGeom>
                                          <a:noFill/>
                                          <a:ln>
                                            <a:noFill/>
                                          </a:ln>
                                        </pic:spPr>
                                      </pic:pic>
                                    </a:graphicData>
                                  </a:graphic>
                                </wp:inline>
                              </w:drawing>
                            </w:r>
                          </w:p>
                          <w:p w14:paraId="77A627FB" w14:textId="77777777" w:rsidR="003A17F5" w:rsidRDefault="0050365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0" type="#_x0000_t202" style="width:242.55pt;height:29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" stroked="f">
                <v:textbox>
                  <w:txbxContent>
                    <w:p w14:paraId="31DAA918" w14:textId="5C1695D7" w:rsidR="00223D55" w:rsidRDefault="00223D55" w:rsidP="00EA783D">
                      <w:pPr>
                        <w:pStyle w:val="figurecaption"/>
                        <w:numPr>
                          <w:ilvl w:val="0"/>
                          <w:numId w:val="0"/>
                        </w:numPr>
                        <w:spacing w:before="0" w:after="120"/>
                        <w:ind w:leftChars="-1" w:left="-2"/>
                      </w:pPr>
                      <w:r w:rsidRPr="00223D55">
                        <w:drawing>
                          <wp:inline distT="0" distB="0" distL="0" distR="0" wp14:anchorId="5DECBA6C" wp14:editId="1BFCC716">
                            <wp:extent cx="2896870" cy="160528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6870" cy="1605280"/>
                                    </a:xfrm>
                                    <a:prstGeom prst="rect">
                                      <a:avLst/>
                                    </a:prstGeom>
                                    <a:noFill/>
                                    <a:ln>
                                      <a:noFill/>
                                    </a:ln>
                                  </pic:spPr>
                                </pic:pic>
                              </a:graphicData>
                            </a:graphic>
                          </wp:inline>
                        </w:drawing>
                      </w:r>
                    </w:p>
                    <w:p w14:paraId="77A627FB" w14:textId="77777777" w:rsidR="003A17F5" w:rsidRDefault="0050365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2B27BFFE" w14:textId="07B6C2AC" w:rsidR="005A3BC5" w:rsidRDefault="00E77091" w:rsidP="00157EF7">
      <w:pPr>
        <w:pStyle w:val="BodyText"/>
        <w:rPr>
          <w:lang w:eastAsia="zh-CN"/>
        </w:rPr>
      </w:pPr>
      <w:r>
        <w:rPr>
          <w:rFonts w:hint="eastAsia"/>
          <w:lang w:eastAsia="zh-CN"/>
        </w:rPr>
        <w:t>T</w:t>
      </w:r>
      <w:r>
        <w:rPr>
          <w:lang w:eastAsia="zh-CN"/>
        </w:rPr>
        <w:t xml:space="preserve">he </w:t>
      </w:r>
      <w:r w:rsidR="008C293A">
        <w:rPr>
          <w:lang w:eastAsia="zh-CN"/>
        </w:rPr>
        <w:t>corresponding</w:t>
      </w:r>
      <w:r>
        <w:rPr>
          <w:lang w:eastAsia="zh-CN"/>
        </w:rPr>
        <w:t xml:space="preserve"> acceleration </w:t>
      </w:r>
      <w:r w:rsidR="008C293A">
        <w:rPr>
          <w:lang w:eastAsia="zh-CN"/>
        </w:rPr>
        <w:t>profile is</w:t>
      </w:r>
      <w:r>
        <w:rPr>
          <w:lang w:eastAsia="zh-CN"/>
        </w:rPr>
        <w:t xml:space="preserve"> shown in </w:t>
      </w:r>
      <w:r w:rsidR="005B7962">
        <w:rPr>
          <w:lang w:eastAsia="zh-CN"/>
        </w:rPr>
        <w:t>Fig. 6 (b)</w:t>
      </w:r>
      <w:r w:rsidR="00C01EAC">
        <w:rPr>
          <w:lang w:eastAsia="zh-CN"/>
        </w:rPr>
        <w:t xml:space="preserve"> in</w:t>
      </w:r>
      <w:r w:rsidR="0011716F">
        <w:rPr>
          <w:lang w:eastAsia="zh-CN"/>
        </w:rPr>
        <w:t>dica</w:t>
      </w:r>
      <w:r w:rsidR="00C01EAC">
        <w:rPr>
          <w:lang w:eastAsia="zh-CN"/>
        </w:rPr>
        <w:t>t</w:t>
      </w:r>
      <w:r w:rsidR="008C293A">
        <w:rPr>
          <w:lang w:eastAsia="zh-CN"/>
        </w:rPr>
        <w:t>ing</w:t>
      </w:r>
      <w:r w:rsidR="00C01EAC">
        <w:rPr>
          <w:lang w:eastAsia="zh-CN"/>
        </w:rPr>
        <w:t xml:space="preserve"> that the</w:t>
      </w:r>
      <w:r w:rsidR="002F16CF">
        <w:rPr>
          <w:lang w:eastAsia="zh-CN"/>
        </w:rPr>
        <w:t xml:space="preserve"> total acceleration</w:t>
      </w:r>
    </w:p>
    <w:p w14:paraId="45816ED9" w14:textId="13DCF1DA" w:rsidR="005A3BC5" w:rsidRDefault="005A3BC5" w:rsidP="005A3BC5">
      <w:pPr>
        <w:pStyle w:val="MTDisplayEquation"/>
      </w:pPr>
      <w:r>
        <w:tab/>
      </w:r>
      <w:r w:rsidR="00EF1077" w:rsidRPr="005A3BC5">
        <w:rPr>
          <w:noProof/>
          <w:position w:val="-12"/>
        </w:rPr>
        <w:object w:dxaOrig="1020" w:dyaOrig="340" w14:anchorId="1AC0E6C0">
          <v:shape id="_x0000_i1026" type="#_x0000_t75" alt="" style="width:50.85pt;height:17.15pt;mso-width-percent:0;mso-height-percent:0;mso-width-percent:0;mso-height-percent:0" o:ole="">
            <v:imagedata r:id="rId53" o:title=""/>
          </v:shape>
          <o:OLEObject Type="Embed" ProgID="Equation.DSMT4" ShapeID="_x0000_i1026" DrawAspect="Content" ObjectID="_1680424108"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034">
          <w:rPr>
            <w:noProof/>
          </w:rPr>
          <w:instrText>17</w:instrText>
        </w:r>
      </w:fldSimple>
      <w:r>
        <w:instrText>)</w:instrText>
      </w:r>
      <w:r>
        <w:fldChar w:fldCharType="end"/>
      </w:r>
    </w:p>
    <w:p w14:paraId="677132EA" w14:textId="45314951" w:rsidR="005A3BC5" w:rsidRPr="00C65245" w:rsidRDefault="002F16CF" w:rsidP="005A3BC5">
      <w:pPr>
        <w:pStyle w:val="BodyText"/>
        <w:ind w:firstLine="0"/>
        <w:rPr>
          <w:lang w:eastAsia="zh-CN"/>
        </w:rPr>
      </w:pPr>
      <w:r w:rsidRPr="00C65245">
        <w:rPr>
          <w:lang w:eastAsia="zh-CN"/>
        </w:rPr>
        <w:t>is boun</w:t>
      </w:r>
      <w:r w:rsidR="00F82B3D" w:rsidRPr="00C65245">
        <w:rPr>
          <w:lang w:eastAsia="zh-CN"/>
        </w:rPr>
        <w:t>d</w:t>
      </w:r>
      <w:r w:rsidRPr="00C65245">
        <w:rPr>
          <w:lang w:eastAsia="zh-CN"/>
        </w:rPr>
        <w:t>ed by</w:t>
      </w:r>
      <w:r w:rsidR="00C01EAC" w:rsidRPr="00C65245">
        <w:rPr>
          <w:lang w:eastAsia="zh-CN"/>
        </w:rPr>
        <w:t xml:space="preserve"> </w:t>
      </w:r>
      <w:r w:rsidR="004E4017" w:rsidRPr="00C65245">
        <w:rPr>
          <w:lang w:eastAsia="zh-CN"/>
        </w:rPr>
        <w:t xml:space="preserve">the </w:t>
      </w:r>
      <w:r w:rsidR="00C01EAC" w:rsidRPr="00C65245">
        <w:rPr>
          <w:lang w:eastAsia="zh-CN"/>
        </w:rPr>
        <w:t xml:space="preserve">friction limit </w:t>
      </w:r>
      <w:r w:rsidR="007873BE" w:rsidRPr="00C65245">
        <w:rPr>
          <w:lang w:eastAsia="zh-CN"/>
        </w:rPr>
        <w:t xml:space="preserve">and </w:t>
      </w:r>
      <w:r w:rsidR="007433C0" w:rsidRPr="00C65245">
        <w:rPr>
          <w:lang w:eastAsia="zh-CN"/>
        </w:rPr>
        <w:t xml:space="preserve">road </w:t>
      </w:r>
      <w:r w:rsidR="007873BE" w:rsidRPr="00C65245">
        <w:rPr>
          <w:lang w:eastAsia="zh-CN"/>
        </w:rPr>
        <w:t>grade</w:t>
      </w:r>
    </w:p>
    <w:p w14:paraId="0ED6827E" w14:textId="639DAB1D" w:rsidR="005A3BC5" w:rsidRPr="00C65245" w:rsidRDefault="00C65245" w:rsidP="00C65245">
      <w:pPr>
        <w:pStyle w:val="MTDisplayEquation"/>
      </w:pPr>
      <w:r w:rsidRPr="00C65245">
        <w:tab/>
      </w:r>
      <w:r w:rsidR="00EF1077" w:rsidRPr="00C65245">
        <w:rPr>
          <w:noProof/>
          <w:position w:val="-10"/>
        </w:rPr>
        <w:object w:dxaOrig="1860" w:dyaOrig="279" w14:anchorId="1BFD48A8">
          <v:shape id="_x0000_i1025" type="#_x0000_t75" alt="" style="width:93.15pt;height:13.85pt;mso-width-percent:0;mso-height-percent:0;mso-width-percent:0;mso-height-percent:0" o:ole="">
            <v:imagedata r:id="rId55" o:title=""/>
          </v:shape>
          <o:OLEObject Type="Embed" ProgID="Equation.DSMT4" ShapeID="_x0000_i1025" DrawAspect="Content" ObjectID="_1680424109" r:id="rId56"/>
        </w:object>
      </w:r>
      <w:r w:rsidRPr="00C65245">
        <w:tab/>
      </w:r>
      <w:r w:rsidRPr="00C65245">
        <w:fldChar w:fldCharType="begin"/>
      </w:r>
      <w:r w:rsidRPr="00C65245">
        <w:instrText xml:space="preserve"> MACROBUTTON MTPlaceRef \* MERGEFORMAT </w:instrText>
      </w:r>
      <w:r w:rsidRPr="00C65245">
        <w:fldChar w:fldCharType="begin"/>
      </w:r>
      <w:r w:rsidRPr="00C65245">
        <w:instrText xml:space="preserve"> SEQ MTEqn \h \* MERGEFORMAT </w:instrText>
      </w:r>
      <w:r w:rsidRPr="00C65245">
        <w:fldChar w:fldCharType="end"/>
      </w:r>
      <w:r w:rsidRPr="00C65245">
        <w:instrText>(</w:instrText>
      </w:r>
      <w:fldSimple w:instr=" SEQ MTEqn \c \* Arabic \* MERGEFORMAT ">
        <w:r w:rsidR="00833034">
          <w:rPr>
            <w:noProof/>
          </w:rPr>
          <w:instrText>18</w:instrText>
        </w:r>
      </w:fldSimple>
      <w:r w:rsidRPr="00C65245">
        <w:instrText>)</w:instrText>
      </w:r>
      <w:r w:rsidRPr="00C65245">
        <w:fldChar w:fldCharType="end"/>
      </w:r>
    </w:p>
    <w:p w14:paraId="3BE361E0" w14:textId="448A5C34" w:rsidR="008F3496" w:rsidRPr="00561B3C" w:rsidRDefault="006A7A5E" w:rsidP="008F3496">
      <w:pPr>
        <w:pStyle w:val="BodyText"/>
        <w:ind w:firstLine="0"/>
        <w:rPr>
          <w:lang w:eastAsia="zh-CN"/>
        </w:rPr>
      </w:pPr>
      <w:r>
        <w:rPr>
          <w:lang w:eastAsia="zh-CN"/>
        </w:rPr>
        <w:t>Additiona</w:t>
      </w:r>
      <w:r w:rsidR="00851CF0">
        <w:rPr>
          <w:lang w:eastAsia="zh-CN"/>
        </w:rPr>
        <w:t>l</w:t>
      </w:r>
      <w:r>
        <w:rPr>
          <w:lang w:eastAsia="zh-CN"/>
        </w:rPr>
        <w:t>ly</w:t>
      </w:r>
      <w:r w:rsidR="00C01EAC">
        <w:rPr>
          <w:lang w:eastAsia="zh-CN"/>
        </w:rPr>
        <w:t xml:space="preserve">,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r w:rsidR="00ED44C3">
        <w:rPr>
          <w:lang w:eastAsia="zh-CN"/>
        </w:rPr>
        <w:t xml:space="preserve"> </w:t>
      </w:r>
    </w:p>
    <w:p w14:paraId="135E7973" w14:textId="11FD4241" w:rsidR="00611820" w:rsidRDefault="00611820" w:rsidP="00611820">
      <w:pPr>
        <w:pStyle w:val="BodyText"/>
        <w:rPr>
          <w:lang w:eastAsia="zh-CN"/>
        </w:rPr>
      </w:pPr>
      <w:r>
        <w:rPr>
          <w:lang w:eastAsia="zh-CN"/>
        </w:rPr>
        <w:t>In summary, the feasible speed trajectories and associated preview are determined as follows:</w:t>
      </w:r>
    </w:p>
    <w:p w14:paraId="219F070A" w14:textId="22C7E0CB" w:rsidR="00611820" w:rsidRDefault="002D3474" w:rsidP="000819A8">
      <w:pPr>
        <w:pStyle w:val="BodyText"/>
        <w:numPr>
          <w:ilvl w:val="0"/>
          <w:numId w:val="26"/>
        </w:numPr>
        <w:rPr>
          <w:lang w:eastAsia="zh-CN"/>
        </w:rPr>
      </w:pPr>
      <w:r>
        <w:rPr>
          <w:lang w:eastAsia="zh-CN"/>
        </w:rPr>
        <w:t>Given a path with position and curv</w:t>
      </w:r>
      <w:r w:rsidRPr="00457850">
        <w:rPr>
          <w:lang w:eastAsia="zh-CN"/>
        </w:rPr>
        <w:t>ature</w:t>
      </w:r>
      <w:r w:rsidR="00457850" w:rsidRPr="00457850">
        <w:rPr>
          <w:lang w:eastAsia="zh-CN"/>
        </w:rPr>
        <w:t xml:space="preserve"> κ</w:t>
      </w:r>
      <w:r w:rsidRPr="00457850">
        <w:rPr>
          <w:lang w:eastAsia="zh-CN"/>
        </w:rPr>
        <w:t xml:space="preserve">. </w:t>
      </w:r>
      <w:r w:rsidR="00611820">
        <w:rPr>
          <w:lang w:eastAsia="zh-CN"/>
        </w:rPr>
        <w:t>The</w:t>
      </w:r>
      <w:r w:rsidR="00457850">
        <w:rPr>
          <w:lang w:eastAsia="zh-CN"/>
        </w:rPr>
        <w:t xml:space="preserve"> </w:t>
      </w:r>
      <w:r w:rsidR="00457850">
        <w:rPr>
          <w:rFonts w:hint="eastAsia"/>
          <w:lang w:eastAsia="zh-CN"/>
        </w:rPr>
        <w:t>corresponding</w:t>
      </w:r>
      <w:r w:rsidR="00611820">
        <w:rPr>
          <w:lang w:eastAsia="zh-CN"/>
        </w:rPr>
        <w:t xml:space="preserve"> friction</w:t>
      </w:r>
      <w:r w:rsidR="009163C4">
        <w:rPr>
          <w:lang w:eastAsia="zh-CN"/>
        </w:rPr>
        <w:t xml:space="preserve"> </w:t>
      </w:r>
      <w:r w:rsidR="009163C4" w:rsidRPr="00851CF0">
        <w:rPr>
          <w:lang w:eastAsia="zh-CN"/>
        </w:rPr>
        <w:t>μ</w:t>
      </w:r>
      <w:r w:rsidR="00457850">
        <w:rPr>
          <w:lang w:eastAsia="zh-CN"/>
        </w:rPr>
        <w:t xml:space="preserve"> </w:t>
      </w:r>
      <w:r w:rsidR="00611820" w:rsidRPr="00851CF0">
        <w:rPr>
          <w:lang w:eastAsia="zh-CN"/>
        </w:rPr>
        <w:t>an</w:t>
      </w:r>
      <w:r w:rsidR="00611820">
        <w:rPr>
          <w:lang w:eastAsia="zh-CN"/>
        </w:rPr>
        <w:t xml:space="preserve">d </w:t>
      </w:r>
      <w:r w:rsidR="009163C4">
        <w:rPr>
          <w:rFonts w:hint="eastAsia"/>
          <w:lang w:eastAsia="zh-CN"/>
        </w:rPr>
        <w:t>grade</w:t>
      </w:r>
      <w:r w:rsidR="00457850" w:rsidRPr="00457850">
        <w:rPr>
          <w:lang w:eastAsia="zh-CN"/>
        </w:rPr>
        <w:t xml:space="preserve"> θ</w:t>
      </w:r>
      <w:r w:rsidR="00457850">
        <w:rPr>
          <w:lang w:eastAsia="zh-CN"/>
        </w:rPr>
        <w:t xml:space="preserve"> </w:t>
      </w:r>
      <w:r w:rsidR="00611820">
        <w:rPr>
          <w:lang w:eastAsia="zh-CN"/>
        </w:rPr>
        <w:t xml:space="preserve">are found far ahead of the vehicle, much farther than the possible </w:t>
      </w:r>
      <w:r w:rsidR="00611820">
        <w:rPr>
          <w:lang w:eastAsia="zh-CN"/>
        </w:rPr>
        <w:lastRenderedPageBreak/>
        <w:t>minimum look-ahead distance. These values are assumed to be stored either on the vehicle or obtained in advance via V2x communication. In the examples that follow, 2</w:t>
      </w:r>
      <w:r w:rsidR="00660688">
        <w:rPr>
          <w:lang w:eastAsia="zh-CN"/>
        </w:rPr>
        <w:t xml:space="preserve">.1 </w:t>
      </w:r>
      <w:r w:rsidR="00611820">
        <w:rPr>
          <w:lang w:eastAsia="zh-CN"/>
        </w:rPr>
        <w:t xml:space="preserve">km is used. </w:t>
      </w:r>
    </w:p>
    <w:p w14:paraId="41C23DE5" w14:textId="7797363A" w:rsidR="000819A8" w:rsidRDefault="000819A8" w:rsidP="000819A8">
      <w:pPr>
        <w:pStyle w:val="BodyText"/>
        <w:numPr>
          <w:ilvl w:val="0"/>
          <w:numId w:val="26"/>
        </w:numPr>
        <w:rPr>
          <w:lang w:eastAsia="zh-CN"/>
        </w:rPr>
      </w:pPr>
      <w:r>
        <w:rPr>
          <w:rFonts w:hint="eastAsia"/>
          <w:lang w:eastAsia="zh-CN"/>
        </w:rPr>
        <w:t>B</w:t>
      </w:r>
      <w:r>
        <w:rPr>
          <w:lang w:eastAsia="zh-CN"/>
        </w:rPr>
        <w:t xml:space="preserve">reak the path ahead of the vehicle into </w:t>
      </w:r>
      <w:del w:id="104" w:author="Craig Beal" w:date="2021-04-20T11:04:00Z">
        <w:r w:rsidDel="0005101B">
          <w:rPr>
            <w:lang w:eastAsia="zh-CN"/>
          </w:rPr>
          <w:delText xml:space="preserve">a </w:delText>
        </w:r>
      </w:del>
      <w:r>
        <w:rPr>
          <w:lang w:eastAsia="zh-CN"/>
        </w:rPr>
        <w:t>piecewise segment</w:t>
      </w:r>
      <w:ins w:id="105" w:author="Craig Beal" w:date="2021-04-20T11:04:00Z">
        <w:r w:rsidR="0005101B">
          <w:rPr>
            <w:lang w:eastAsia="zh-CN"/>
          </w:rPr>
          <w:t>s</w:t>
        </w:r>
      </w:ins>
      <w:r w:rsidR="00C20768">
        <w:rPr>
          <w:lang w:eastAsia="zh-CN"/>
        </w:rPr>
        <w:t xml:space="preserve"> </w:t>
      </w:r>
      <w:r w:rsidR="00C20768">
        <w:rPr>
          <w:rFonts w:hint="eastAsia"/>
          <w:lang w:eastAsia="zh-CN"/>
        </w:rPr>
        <w:t>acco</w:t>
      </w:r>
      <w:r w:rsidR="00C20768">
        <w:rPr>
          <w:lang w:eastAsia="zh-CN"/>
        </w:rPr>
        <w:t xml:space="preserve">rding to </w:t>
      </w:r>
      <w:del w:id="106" w:author="Craig Beal" w:date="2021-04-20T11:04:00Z">
        <w:r w:rsidR="00C20768" w:rsidDel="0005101B">
          <w:rPr>
            <w:lang w:eastAsia="zh-CN"/>
          </w:rPr>
          <w:delText xml:space="preserve">the </w:delText>
        </w:r>
      </w:del>
      <w:r w:rsidR="00C20768">
        <w:rPr>
          <w:lang w:eastAsia="zh-CN"/>
        </w:rPr>
        <w:t>curvature, friction, and grade.</w:t>
      </w:r>
    </w:p>
    <w:p w14:paraId="6CDDC214" w14:textId="0959E76C" w:rsidR="00611820" w:rsidRDefault="00611820" w:rsidP="000819A8">
      <w:pPr>
        <w:pStyle w:val="BodyText"/>
        <w:numPr>
          <w:ilvl w:val="0"/>
          <w:numId w:val="26"/>
        </w:numPr>
        <w:rPr>
          <w:lang w:eastAsia="zh-CN"/>
        </w:rPr>
      </w:pPr>
      <w:r>
        <w:rPr>
          <w:rFonts w:hint="eastAsia"/>
          <w:lang w:eastAsia="zh-CN"/>
        </w:rPr>
        <w:t>T</w:t>
      </w:r>
      <w:r>
        <w:rPr>
          <w:lang w:eastAsia="zh-CN"/>
        </w:rPr>
        <w:t xml:space="preserve">he </w:t>
      </w:r>
      <w:ins w:id="107" w:author="Craig Beal" w:date="2021-04-20T11:05:00Z">
        <w:r w:rsidR="0005101B">
          <w:rPr>
            <w:lang w:eastAsia="zh-CN"/>
          </w:rPr>
          <w:t xml:space="preserve">steady-state </w:t>
        </w:r>
      </w:ins>
      <w:r>
        <w:rPr>
          <w:lang w:eastAsia="zh-CN"/>
        </w:rPr>
        <w:t>curve limit speed is found for</w:t>
      </w:r>
      <w:r w:rsidR="00F97330">
        <w:rPr>
          <w:lang w:eastAsia="zh-CN"/>
        </w:rPr>
        <w:t xml:space="preserve"> each segment </w:t>
      </w:r>
      <w:r>
        <w:rPr>
          <w:lang w:eastAsia="zh-CN"/>
        </w:rPr>
        <w:t xml:space="preserve">as calculated by </w:t>
      </w:r>
      <w:r w:rsidR="00F97330">
        <w:rPr>
          <w:iCs/>
          <w:lang w:eastAsia="zh-CN"/>
        </w:rPr>
        <w:fldChar w:fldCharType="begin"/>
      </w:r>
      <w:r w:rsidR="00F97330">
        <w:rPr>
          <w:iCs/>
          <w:lang w:eastAsia="zh-CN"/>
        </w:rPr>
        <w:instrText xml:space="preserve"> GOTOBUTTON ZEqnNum846512  \* MERGEFORMAT </w:instrText>
      </w:r>
      <w:r w:rsidR="00F97330">
        <w:rPr>
          <w:iCs/>
          <w:lang w:eastAsia="zh-CN"/>
        </w:rPr>
        <w:fldChar w:fldCharType="begin"/>
      </w:r>
      <w:r w:rsidR="00F97330">
        <w:rPr>
          <w:iCs/>
          <w:lang w:eastAsia="zh-CN"/>
        </w:rPr>
        <w:instrText xml:space="preserve"> REF ZEqnNum846512 \* Charformat \! \* MERGEFORMAT </w:instrText>
      </w:r>
      <w:r w:rsidR="00F97330">
        <w:rPr>
          <w:iCs/>
          <w:lang w:eastAsia="zh-CN"/>
        </w:rPr>
        <w:fldChar w:fldCharType="separate"/>
      </w:r>
      <w:r w:rsidR="00F97330" w:rsidRPr="00F97330">
        <w:rPr>
          <w:iCs/>
          <w:lang w:eastAsia="zh-CN"/>
        </w:rPr>
        <w:instrText>(14)</w:instrText>
      </w:r>
      <w:r w:rsidR="00F97330">
        <w:rPr>
          <w:iCs/>
          <w:lang w:eastAsia="zh-CN"/>
        </w:rPr>
        <w:fldChar w:fldCharType="end"/>
      </w:r>
      <w:r w:rsidR="00F97330">
        <w:rPr>
          <w:iCs/>
          <w:lang w:eastAsia="zh-CN"/>
        </w:rPr>
        <w:fldChar w:fldCharType="end"/>
      </w:r>
      <w:r>
        <w:rPr>
          <w:lang w:eastAsia="zh-CN"/>
        </w:rPr>
        <w:t xml:space="preserve">. </w:t>
      </w:r>
    </w:p>
    <w:p w14:paraId="126B62FE" w14:textId="4ECC4B5B" w:rsidR="00611820" w:rsidRDefault="00611820" w:rsidP="000819A8">
      <w:pPr>
        <w:pStyle w:val="BodyText"/>
        <w:numPr>
          <w:ilvl w:val="0"/>
          <w:numId w:val="26"/>
        </w:numPr>
        <w:rPr>
          <w:lang w:eastAsia="zh-CN"/>
        </w:rPr>
      </w:pPr>
      <w:r>
        <w:rPr>
          <w:lang w:eastAsia="zh-CN"/>
        </w:rPr>
        <w:t>Starting at s</w:t>
      </w:r>
      <w:ins w:id="108" w:author="Craig Beal" w:date="2021-04-20T11:05:00Z">
        <w:r w:rsidR="0005101B">
          <w:rPr>
            <w:lang w:eastAsia="zh-CN"/>
          </w:rPr>
          <w:t xml:space="preserve"> </w:t>
        </w:r>
      </w:ins>
      <w:r>
        <w:rPr>
          <w:lang w:eastAsia="zh-CN"/>
        </w:rPr>
        <w:t>=</w:t>
      </w:r>
      <w:ins w:id="109" w:author="Craig Beal" w:date="2021-04-20T11:05:00Z">
        <w:r w:rsidR="0005101B">
          <w:rPr>
            <w:lang w:eastAsia="zh-CN"/>
          </w:rPr>
          <w:t xml:space="preserve"> </w:t>
        </w:r>
      </w:ins>
      <w:r>
        <w:rPr>
          <w:lang w:eastAsia="zh-CN"/>
        </w:rPr>
        <w:t xml:space="preserve">0 and stepping in the forward direction, the possible change in speed is calculated </w:t>
      </w:r>
      <w:r w:rsidR="005F0F4F">
        <w:rPr>
          <w:lang w:eastAsia="zh-CN"/>
        </w:rPr>
        <w:t xml:space="preserve">using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5F0F4F" w:rsidRPr="0048229F">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5F0F4F">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 </w:t>
      </w:r>
      <w:r>
        <w:rPr>
          <w:lang w:eastAsia="zh-CN"/>
        </w:rPr>
        <w:t>such that the friction ellipse is not violated in the forward</w:t>
      </w:r>
      <w:r w:rsidR="00821BB7">
        <w:rPr>
          <w:lang w:eastAsia="zh-CN"/>
        </w:rPr>
        <w:t xml:space="preserve"> </w:t>
      </w:r>
      <w:r>
        <w:rPr>
          <w:lang w:eastAsia="zh-CN"/>
        </w:rPr>
        <w:t>direction.</w:t>
      </w:r>
    </w:p>
    <w:p w14:paraId="3CC16924" w14:textId="590C33CC" w:rsidR="00611820" w:rsidRDefault="00611820" w:rsidP="000819A8">
      <w:pPr>
        <w:pStyle w:val="BodyText"/>
        <w:numPr>
          <w:ilvl w:val="0"/>
          <w:numId w:val="26"/>
        </w:numPr>
        <w:rPr>
          <w:lang w:eastAsia="zh-CN"/>
        </w:rPr>
      </w:pPr>
      <w:r>
        <w:rPr>
          <w:lang w:eastAsia="zh-CN"/>
        </w:rPr>
        <w:t xml:space="preserve">Next, starting at s = </w:t>
      </w:r>
      <w:proofErr w:type="spellStart"/>
      <w:r>
        <w:rPr>
          <w:lang w:eastAsia="zh-CN"/>
        </w:rPr>
        <w:t>s_final</w:t>
      </w:r>
      <w:proofErr w:type="spellEnd"/>
      <w:r>
        <w:rPr>
          <w:lang w:eastAsia="zh-CN"/>
        </w:rPr>
        <w:t xml:space="preserve"> and stepping in the reverse direction, the change in speed is calculated from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5F0F4F" w:rsidRPr="0048229F">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5F0F4F">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w:t>
      </w:r>
      <w:r>
        <w:rPr>
          <w:lang w:eastAsia="zh-CN"/>
        </w:rPr>
        <w:t xml:space="preserve"> such that the friction ellipse is not violated in the backward direction.</w:t>
      </w:r>
    </w:p>
    <w:p w14:paraId="223CD906" w14:textId="0F3C4B23" w:rsidR="00611820" w:rsidRDefault="00611820" w:rsidP="008A1C6E">
      <w:pPr>
        <w:pStyle w:val="BodyText"/>
        <w:numPr>
          <w:ilvl w:val="0"/>
          <w:numId w:val="26"/>
        </w:numPr>
        <w:rPr>
          <w:lang w:eastAsia="zh-CN"/>
        </w:rPr>
      </w:pPr>
      <w:r>
        <w:rPr>
          <w:rFonts w:hint="eastAsia"/>
          <w:lang w:eastAsia="zh-CN"/>
        </w:rPr>
        <w:t>T</w:t>
      </w:r>
      <w:r>
        <w:rPr>
          <w:lang w:eastAsia="zh-CN"/>
        </w:rPr>
        <w:t>he minimum speeds from step</w:t>
      </w:r>
      <w:r w:rsidR="00821BB7">
        <w:rPr>
          <w:lang w:eastAsia="zh-CN"/>
        </w:rPr>
        <w:t>s</w:t>
      </w:r>
      <w:r>
        <w:rPr>
          <w:lang w:eastAsia="zh-CN"/>
        </w:rPr>
        <w:t xml:space="preserve"> 4 and 5 are used as the final limit speed.</w:t>
      </w:r>
    </w:p>
    <w:p w14:paraId="4A34F5AE" w14:textId="2D5872D6" w:rsidR="00C2692F" w:rsidRDefault="00CF702C" w:rsidP="00C2692F">
      <w:pPr>
        <w:pStyle w:val="Heading1"/>
        <w:spacing w:before="120" w:after="120"/>
      </w:pPr>
      <w:r w:rsidRPr="00221A15">
        <w:t xml:space="preserve">Minimum </w:t>
      </w:r>
      <w:r w:rsidR="00B52065" w:rsidRPr="00221A15">
        <w:t xml:space="preserve">Friction </w:t>
      </w:r>
      <w:r w:rsidR="005A4B86" w:rsidRPr="00221A15">
        <w:t xml:space="preserve">Preview Distance </w:t>
      </w:r>
    </w:p>
    <w:p w14:paraId="47A88843" w14:textId="08187893" w:rsidR="00EE4929" w:rsidRDefault="00B001E7" w:rsidP="00C2692F">
      <w:pPr>
        <w:pStyle w:val="BodyText"/>
        <w:rPr>
          <w:lang w:eastAsia="zh-CN"/>
        </w:rPr>
      </w:pPr>
      <w:r>
        <w:rPr>
          <w:lang w:eastAsia="zh-CN"/>
        </w:rPr>
        <w:t xml:space="preserve">Examining </w:t>
      </w:r>
      <w:r w:rsidR="00FE3861">
        <w:rPr>
          <w:lang w:eastAsia="zh-CN"/>
        </w:rPr>
        <w:t>F</w:t>
      </w:r>
      <w:r>
        <w:rPr>
          <w:lang w:eastAsia="zh-CN"/>
        </w:rPr>
        <w:t>ig.</w:t>
      </w:r>
      <w:ins w:id="110" w:author="Craig Beal" w:date="2021-04-20T11:05:00Z">
        <w:r w:rsidR="003F04E7">
          <w:rPr>
            <w:lang w:eastAsia="zh-CN"/>
          </w:rPr>
          <w:t xml:space="preserve"> </w:t>
        </w:r>
      </w:ins>
      <w:r>
        <w:rPr>
          <w:lang w:eastAsia="zh-CN"/>
        </w:rPr>
        <w:t>6, one can see that the sp</w:t>
      </w:r>
      <w:r w:rsidR="00DB700B">
        <w:rPr>
          <w:lang w:eastAsia="zh-CN"/>
        </w:rPr>
        <w:t>e</w:t>
      </w:r>
      <w:r>
        <w:rPr>
          <w:lang w:eastAsia="zh-CN"/>
        </w:rPr>
        <w:t>ed profile calculated at each station requires information ahead of the station, but the distance ahead changes at each station depending on conditions</w:t>
      </w:r>
      <w:r w:rsidR="001875EA">
        <w:rPr>
          <w:lang w:eastAsia="zh-CN"/>
        </w:rPr>
        <w:t>. For example,</w:t>
      </w:r>
      <w:r w:rsidR="00957E66">
        <w:rPr>
          <w:lang w:eastAsia="zh-CN"/>
        </w:rPr>
        <w:t xml:space="preserve"> </w:t>
      </w:r>
      <w:r w:rsidR="00A96C4D">
        <w:rPr>
          <w:lang w:eastAsia="zh-CN"/>
        </w:rPr>
        <w:t>to correctly calculate</w:t>
      </w:r>
      <w:r w:rsidR="00957E66">
        <w:rPr>
          <w:lang w:eastAsia="zh-CN"/>
        </w:rPr>
        <w:t xml:space="preserve"> the velocity limits at station</w:t>
      </w:r>
      <w:r w:rsidR="00CD1713">
        <w:rPr>
          <w:lang w:eastAsia="zh-CN"/>
        </w:rPr>
        <w:t xml:space="preserve"> A</w:t>
      </w:r>
      <w:r w:rsidR="00B45E76">
        <w:rPr>
          <w:lang w:eastAsia="zh-CN"/>
        </w:rPr>
        <w:t>, the path info</w:t>
      </w:r>
      <w:r w:rsidR="008177AA">
        <w:rPr>
          <w:lang w:eastAsia="zh-CN"/>
        </w:rPr>
        <w:t>rm</w:t>
      </w:r>
      <w:r w:rsidR="00B45E76">
        <w:rPr>
          <w:lang w:eastAsia="zh-CN"/>
        </w:rPr>
        <w:t>ation at station B (</w:t>
      </w:r>
      <w:r w:rsidR="00A96C4D">
        <w:rPr>
          <w:lang w:eastAsia="zh-CN"/>
        </w:rPr>
        <w:t>124</w:t>
      </w:r>
      <w:ins w:id="111" w:author="Craig Beal" w:date="2021-04-20T11:06:00Z">
        <w:r w:rsidR="003F04E7">
          <w:rPr>
            <w:lang w:eastAsia="zh-CN"/>
          </w:rPr>
          <w:t xml:space="preserve"> </w:t>
        </w:r>
      </w:ins>
      <w:r w:rsidR="00B45E76">
        <w:rPr>
          <w:lang w:eastAsia="zh-CN"/>
        </w:rPr>
        <w:t>m ahead of A) must be known</w:t>
      </w:r>
      <w:r w:rsidR="00A96C4D">
        <w:rPr>
          <w:lang w:eastAsia="zh-CN"/>
        </w:rPr>
        <w:t xml:space="preserve"> and similarly the determination of speed limit at </w:t>
      </w:r>
      <w:commentRangeStart w:id="112"/>
      <w:r w:rsidR="00A96C4D">
        <w:rPr>
          <w:lang w:eastAsia="zh-CN"/>
        </w:rPr>
        <w:t xml:space="preserve">C </w:t>
      </w:r>
      <w:r w:rsidR="00916DD4">
        <w:rPr>
          <w:lang w:eastAsia="zh-CN"/>
        </w:rPr>
        <w:t xml:space="preserve">even </w:t>
      </w:r>
      <w:r w:rsidR="00A96C4D">
        <w:rPr>
          <w:lang w:eastAsia="zh-CN"/>
        </w:rPr>
        <w:t>requires the information at location D</w:t>
      </w:r>
      <w:commentRangeEnd w:id="112"/>
      <w:r w:rsidR="003F04E7">
        <w:rPr>
          <w:rStyle w:val="CommentReference"/>
          <w:rFonts w:eastAsia="DengXian"/>
          <w:spacing w:val="0"/>
        </w:rPr>
        <w:commentReference w:id="112"/>
      </w:r>
      <w:r w:rsidR="00A96C4D">
        <w:rPr>
          <w:lang w:eastAsia="zh-CN"/>
        </w:rPr>
        <w:t xml:space="preserve"> (590 m ahead of C)</w:t>
      </w:r>
      <w:r w:rsidR="00957E66">
        <w:rPr>
          <w:lang w:eastAsia="zh-CN"/>
        </w:rPr>
        <w:t>. We call this information window</w:t>
      </w:r>
      <w:r w:rsidR="00875C42">
        <w:rPr>
          <w:lang w:eastAsia="zh-CN"/>
        </w:rPr>
        <w:t xml:space="preserve"> </w:t>
      </w:r>
      <w:r w:rsidR="00957E66">
        <w:rPr>
          <w:lang w:eastAsia="zh-CN"/>
        </w:rPr>
        <w:t>the minimum preview distance.</w:t>
      </w:r>
      <w:r w:rsidR="00875E24">
        <w:rPr>
          <w:lang w:eastAsia="zh-CN"/>
        </w:rPr>
        <w:t xml:space="preserve"> </w:t>
      </w:r>
    </w:p>
    <w:p w14:paraId="44AAFD1A" w14:textId="0CA58F29" w:rsidR="000142D8" w:rsidRDefault="000142D8" w:rsidP="000142D8">
      <w:pPr>
        <w:pStyle w:val="BodyText"/>
        <w:rPr>
          <w:lang w:eastAsia="zh-CN"/>
        </w:rPr>
      </w:pPr>
      <w:r>
        <w:rPr>
          <w:lang w:eastAsia="zh-CN"/>
        </w:rPr>
        <w:t>Examining Fig.</w:t>
      </w:r>
      <w:ins w:id="113" w:author="Craig Beal" w:date="2021-04-20T11:09:00Z">
        <w:r w:rsidR="003F04E7">
          <w:rPr>
            <w:lang w:eastAsia="zh-CN"/>
          </w:rPr>
          <w:t xml:space="preserve"> </w:t>
        </w:r>
      </w:ins>
      <w:r>
        <w:rPr>
          <w:lang w:eastAsia="zh-CN"/>
        </w:rPr>
        <w:t>6 again, the preview information is</w:t>
      </w:r>
      <w:r w:rsidR="001938ED">
        <w:rPr>
          <w:lang w:eastAsia="zh-CN"/>
        </w:rPr>
        <w:t xml:space="preserve"> only</w:t>
      </w:r>
      <w:r>
        <w:rPr>
          <w:lang w:eastAsia="zh-CN"/>
        </w:rPr>
        <w:t xml:space="preserve"> required at the path region where the </w:t>
      </w:r>
      <w:commentRangeStart w:id="114"/>
      <w:r w:rsidR="001938ED">
        <w:rPr>
          <w:lang w:eastAsia="zh-CN"/>
        </w:rPr>
        <w:t>combined</w:t>
      </w:r>
      <w:r>
        <w:rPr>
          <w:lang w:eastAsia="zh-CN"/>
        </w:rPr>
        <w:t xml:space="preserve"> speed profile is </w:t>
      </w:r>
      <w:r w:rsidR="00D05317">
        <w:rPr>
          <w:lang w:eastAsia="zh-CN"/>
        </w:rPr>
        <w:t>lower than</w:t>
      </w:r>
      <w:r>
        <w:rPr>
          <w:lang w:eastAsia="zh-CN"/>
        </w:rPr>
        <w:t xml:space="preserve"> the curve limit speed profile</w:t>
      </w:r>
      <w:commentRangeEnd w:id="114"/>
      <w:r w:rsidR="003F04E7">
        <w:rPr>
          <w:rStyle w:val="CommentReference"/>
          <w:rFonts w:eastAsia="DengXian"/>
          <w:spacing w:val="0"/>
        </w:rPr>
        <w:commentReference w:id="114"/>
      </w:r>
      <w:r>
        <w:rPr>
          <w:lang w:eastAsia="zh-CN"/>
        </w:rPr>
        <w:t>. With this observation, the preview region can be extracted from the speed profile, and thereby the minimum preview distance at each station can be calculated</w:t>
      </w:r>
      <w:r w:rsidR="00042322">
        <w:rPr>
          <w:lang w:eastAsia="zh-CN"/>
        </w:rPr>
        <w:t xml:space="preserve"> easily</w:t>
      </w:r>
      <w:r>
        <w:rPr>
          <w:lang w:eastAsia="zh-CN"/>
        </w:rPr>
        <w:t xml:space="preserve">. </w:t>
      </w:r>
      <w:commentRangeStart w:id="115"/>
      <w:r>
        <w:rPr>
          <w:lang w:eastAsia="zh-CN"/>
        </w:rPr>
        <w:t>Fig.</w:t>
      </w:r>
      <w:ins w:id="116" w:author="Craig Beal" w:date="2021-04-20T11:09:00Z">
        <w:r w:rsidR="003F04E7">
          <w:rPr>
            <w:lang w:eastAsia="zh-CN"/>
          </w:rPr>
          <w:t xml:space="preserve"> </w:t>
        </w:r>
      </w:ins>
      <w:r>
        <w:rPr>
          <w:lang w:eastAsia="zh-CN"/>
        </w:rPr>
        <w:t>7</w:t>
      </w:r>
      <w:del w:id="117" w:author="Craig Beal" w:date="2021-04-20T11:09:00Z">
        <w:r w:rsidDel="003F04E7">
          <w:rPr>
            <w:lang w:eastAsia="zh-CN"/>
          </w:rPr>
          <w:delText>.</w:delText>
        </w:r>
      </w:del>
      <w:r>
        <w:rPr>
          <w:lang w:eastAsia="zh-CN"/>
        </w:rPr>
        <w:t xml:space="preserve"> presents the results for the sample path in Fig.</w:t>
      </w:r>
      <w:ins w:id="118" w:author="Craig Beal" w:date="2021-04-20T11:09:00Z">
        <w:r w:rsidR="003F04E7">
          <w:rPr>
            <w:lang w:eastAsia="zh-CN"/>
          </w:rPr>
          <w:t xml:space="preserve"> </w:t>
        </w:r>
      </w:ins>
      <w:r>
        <w:rPr>
          <w:lang w:eastAsia="zh-CN"/>
        </w:rPr>
        <w:t>4</w:t>
      </w:r>
      <w:commentRangeEnd w:id="115"/>
      <w:r w:rsidR="003F04E7">
        <w:rPr>
          <w:rStyle w:val="CommentReference"/>
          <w:rFonts w:eastAsia="DengXian"/>
          <w:spacing w:val="0"/>
        </w:rPr>
        <w:commentReference w:id="115"/>
      </w:r>
      <w:r>
        <w:rPr>
          <w:lang w:eastAsia="zh-CN"/>
        </w:rPr>
        <w:t xml:space="preserve">. It can be observed that the preview distance at station C is </w:t>
      </w:r>
      <w:r w:rsidR="00AC3688">
        <w:rPr>
          <w:lang w:eastAsia="zh-CN"/>
        </w:rPr>
        <w:t xml:space="preserve">noticeably </w:t>
      </w:r>
      <w:r>
        <w:rPr>
          <w:lang w:eastAsia="zh-CN"/>
        </w:rPr>
        <w:t>large due to that station C is a position approaching a high curvature and low friction region.</w:t>
      </w:r>
    </w:p>
    <w:p w14:paraId="17039CF4" w14:textId="10F03888" w:rsidR="00722844" w:rsidRDefault="004955D9" w:rsidP="00A759B5">
      <w:pPr>
        <w:pStyle w:val="BodyText"/>
        <w:rPr>
          <w:lang w:eastAsia="zh-CN"/>
        </w:rPr>
      </w:pPr>
      <w:r w:rsidRPr="004B3173">
        <w:rPr>
          <w:lang w:eastAsia="zh-CN"/>
        </w:rPr>
        <w:t xml:space="preserve">When </w:t>
      </w:r>
      <w:r>
        <w:rPr>
          <w:lang w:eastAsia="zh-CN"/>
        </w:rPr>
        <w:t xml:space="preserve">friction information is collected via a system outside the vehicle, for example, a shared database, the use of an appropriate </w:t>
      </w:r>
      <w:r w:rsidRPr="004B3173">
        <w:rPr>
          <w:lang w:eastAsia="zh-CN"/>
        </w:rPr>
        <w:t>preview distance</w:t>
      </w:r>
      <w:r>
        <w:rPr>
          <w:lang w:eastAsia="zh-CN"/>
        </w:rPr>
        <w:t xml:space="preserve"> is important to prevent unnecessary transmission of large amounts of data</w:t>
      </w:r>
      <w:r w:rsidRPr="004B3173">
        <w:rPr>
          <w:lang w:eastAsia="zh-CN"/>
        </w:rPr>
        <w:t xml:space="preserve">. Longer preview distances involve more data transmission, resulting in more time delay and data cost, but an overly short preview distance could lead to a situation where a vehicle might not have enough space to respond to the dangerous situation ahead. </w:t>
      </w:r>
      <w:r w:rsidR="00C576A5">
        <w:rPr>
          <w:lang w:eastAsia="zh-CN"/>
        </w:rPr>
        <w:t>Therefore</w:t>
      </w:r>
      <w:r>
        <w:rPr>
          <w:lang w:eastAsia="zh-CN"/>
        </w:rPr>
        <w:t xml:space="preserve">, the database or the vehicle </w:t>
      </w:r>
      <w:r w:rsidR="00C576A5">
        <w:rPr>
          <w:lang w:eastAsia="zh-CN"/>
        </w:rPr>
        <w:t>should be able to</w:t>
      </w:r>
      <w:r>
        <w:rPr>
          <w:lang w:eastAsia="zh-CN"/>
        </w:rPr>
        <w:t xml:space="preserve"> host a</w:t>
      </w:r>
      <w:r w:rsidRPr="00A759B5">
        <w:rPr>
          <w:lang w:eastAsia="zh-CN"/>
        </w:rPr>
        <w:t xml:space="preserve">lgorithms that calculate the minimum preview horizon. </w:t>
      </w:r>
    </w:p>
    <w:p w14:paraId="4D4729F6" w14:textId="7B246710" w:rsidR="00F04C34" w:rsidRDefault="00F04C34" w:rsidP="00F04C34">
      <w:pPr>
        <w:pStyle w:val="BodyText"/>
      </w:pPr>
      <w:r>
        <w:rPr>
          <w:lang w:eastAsia="zh-CN"/>
        </w:rPr>
        <w:t xml:space="preserve">In application, the preview distance needs to be determined before querying friction data from a database. Therefore, </w:t>
      </w:r>
      <w:ins w:id="119" w:author="Craig Beal" w:date="2021-04-20T11:14:00Z">
        <w:r w:rsidR="003F04E7">
          <w:rPr>
            <w:lang w:eastAsia="zh-CN"/>
          </w:rPr>
          <w:t xml:space="preserve">a </w:t>
        </w:r>
      </w:ins>
      <w:del w:id="120" w:author="Craig Beal" w:date="2021-04-20T11:14:00Z">
        <w:r w:rsidDel="003F04E7">
          <w:rPr>
            <w:lang w:eastAsia="zh-CN"/>
          </w:rPr>
          <w:delText xml:space="preserve">constant </w:delText>
        </w:r>
      </w:del>
      <w:r>
        <w:rPr>
          <w:lang w:eastAsia="zh-CN"/>
        </w:rPr>
        <w:t xml:space="preserve">low friction bound is assumed for the </w:t>
      </w:r>
      <w:ins w:id="121" w:author="Craig Beal" w:date="2021-04-20T11:14:00Z">
        <w:r w:rsidR="003F04E7">
          <w:rPr>
            <w:lang w:eastAsia="zh-CN"/>
          </w:rPr>
          <w:t xml:space="preserve">preview distance </w:t>
        </w:r>
      </w:ins>
      <w:r>
        <w:rPr>
          <w:lang w:eastAsia="zh-CN"/>
        </w:rPr>
        <w:t xml:space="preserve">determination. </w:t>
      </w:r>
      <w:ins w:id="122" w:author="Craig Beal" w:date="2021-04-20T11:14:00Z">
        <w:r w:rsidR="003F04E7">
          <w:rPr>
            <w:lang w:eastAsia="zh-CN"/>
          </w:rPr>
          <w:t>This bound may be provided by the data</w:t>
        </w:r>
      </w:ins>
      <w:ins w:id="123" w:author="Craig Beal" w:date="2021-04-20T11:15:00Z">
        <w:r w:rsidR="003F04E7">
          <w:rPr>
            <w:lang w:eastAsia="zh-CN"/>
          </w:rPr>
          <w:t xml:space="preserve">base, given the aggregation of data, but can also be estimated on each vehicle individually. </w:t>
        </w:r>
      </w:ins>
      <w:proofErr w:type="spellStart"/>
      <w:r>
        <w:t>For</w:t>
      </w:r>
      <w:proofErr w:type="spellEnd"/>
      <w:r>
        <w:t xml:space="preserve"> example, driving during adverse weather such as rain and snow, </w:t>
      </w:r>
      <w:ins w:id="124" w:author="Craig Beal" w:date="2021-04-20T11:15:00Z">
        <w:r w:rsidR="003F04E7">
          <w:t xml:space="preserve">a </w:t>
        </w:r>
      </w:ins>
      <w:r>
        <w:t xml:space="preserve">lower road friction bound is expected; but driving a clear sunny day, the friction bound should be larger. </w:t>
      </w:r>
    </w:p>
    <w:p w14:paraId="6AB56DEE" w14:textId="3E92BE82" w:rsidR="00F04C34" w:rsidRPr="00BB1F5A" w:rsidDel="003F04E7" w:rsidRDefault="00F04C34" w:rsidP="00A759B5">
      <w:pPr>
        <w:pStyle w:val="BodyText"/>
        <w:rPr>
          <w:del w:id="125" w:author="Craig Beal" w:date="2021-04-20T11:15:00Z"/>
          <w:lang w:eastAsia="zh-CN"/>
        </w:rPr>
      </w:pPr>
    </w:p>
    <w:p w14:paraId="757374BB" w14:textId="030B1913" w:rsidR="006943E6" w:rsidRPr="00A759B5" w:rsidRDefault="006943E6" w:rsidP="006943E6">
      <w:pPr>
        <w:pStyle w:val="BodyText"/>
        <w:ind w:firstLine="0"/>
        <w:rPr>
          <w:lang w:eastAsia="zh-CN"/>
        </w:rPr>
      </w:pPr>
      <w:r w:rsidRPr="00A759B5">
        <w:rPr>
          <w:noProof/>
        </w:rPr>
        <mc:AlternateContent>
          <mc:Choice Requires="wps">
            <w:drawing>
              <wp:inline distT="0" distB="0" distL="0" distR="0" wp14:anchorId="5BCD9803" wp14:editId="57AA1E91">
                <wp:extent cx="3080084" cy="1772653"/>
                <wp:effectExtent l="0" t="0" r="6350" b="0"/>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772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20DD0" w14:textId="23AF68A9" w:rsidR="006943E6" w:rsidRPr="00A759B5" w:rsidRDefault="003D4066" w:rsidP="006943E6">
                            <w:pPr>
                              <w:pStyle w:val="figurecaption"/>
                              <w:numPr>
                                <w:ilvl w:val="0"/>
                                <w:numId w:val="0"/>
                              </w:numPr>
                              <w:spacing w:before="0" w:after="120"/>
                              <w:ind w:leftChars="-1" w:left="-2"/>
                            </w:pPr>
                            <w:r w:rsidRPr="00A759B5">
                              <w:drawing>
                                <wp:inline distT="0" distB="0" distL="0" distR="0" wp14:anchorId="069B3644" wp14:editId="1F0526D4">
                                  <wp:extent cx="2896870" cy="1336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29309EC6" w:rsidR="006943E6" w:rsidRPr="00A759B5" w:rsidRDefault="006943E6" w:rsidP="006943E6">
                            <w:pPr>
                              <w:pStyle w:val="figurecaption"/>
                              <w:numPr>
                                <w:ilvl w:val="0"/>
                                <w:numId w:val="0"/>
                              </w:numPr>
                              <w:jc w:val="both"/>
                            </w:pPr>
                            <w:r w:rsidRPr="00A759B5">
                              <w:t xml:space="preserve">Figure 7. </w:t>
                            </w:r>
                            <w:r w:rsidR="005D24EA" w:rsidRPr="00A759B5">
                              <w:t>The minimum preview distance for sample-path with changing friction of Fig. 4.</w:t>
                            </w:r>
                          </w:p>
                        </w:txbxContent>
                      </wps:txbx>
                      <wps:bodyPr rot="0" vert="horz" wrap="square" lIns="91440" tIns="45720" rIns="91440" bIns="45720" anchor="t" anchorCtr="0" upright="1">
                        <a:noAutofit/>
                      </wps:bodyPr>
                    </wps:wsp>
                  </a:graphicData>
                </a:graphic>
              </wp:inline>
            </w:drawing>
          </mc:Choice>
          <mc:Fallback>
            <w:pict>
              <v:shape w14:anchorId="5BCD9803" id="_x0000_s1031" type="#_x0000_t202" style="width:242.55pt;height:1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" stroked="f">
                <v:textbox>
                  <w:txbxContent>
                    <w:p w14:paraId="69520DD0" w14:textId="23AF68A9" w:rsidR="006943E6" w:rsidRPr="00A759B5" w:rsidRDefault="003D4066" w:rsidP="006943E6">
                      <w:pPr>
                        <w:pStyle w:val="figurecaption"/>
                        <w:numPr>
                          <w:ilvl w:val="0"/>
                          <w:numId w:val="0"/>
                        </w:numPr>
                        <w:spacing w:before="0" w:after="120"/>
                        <w:ind w:leftChars="-1" w:left="-2"/>
                      </w:pPr>
                      <w:r w:rsidRPr="00A759B5">
                        <w:drawing>
                          <wp:inline distT="0" distB="0" distL="0" distR="0" wp14:anchorId="069B3644" wp14:editId="1F0526D4">
                            <wp:extent cx="2896870" cy="1336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29309EC6" w:rsidR="006943E6" w:rsidRPr="00A759B5" w:rsidRDefault="006943E6" w:rsidP="006943E6">
                      <w:pPr>
                        <w:pStyle w:val="figurecaption"/>
                        <w:numPr>
                          <w:ilvl w:val="0"/>
                          <w:numId w:val="0"/>
                        </w:numPr>
                        <w:jc w:val="both"/>
                      </w:pPr>
                      <w:r w:rsidRPr="00A759B5">
                        <w:t xml:space="preserve">Figure 7. </w:t>
                      </w:r>
                      <w:r w:rsidR="005D24EA" w:rsidRPr="00A759B5">
                        <w:t>The minimum preview distance for sample-path with changing friction of Fig. 4.</w:t>
                      </w:r>
                    </w:p>
                  </w:txbxContent>
                </v:textbox>
                <w10:anchorlock/>
              </v:shape>
            </w:pict>
          </mc:Fallback>
        </mc:AlternateContent>
      </w:r>
    </w:p>
    <w:p w14:paraId="36CD6010" w14:textId="18A1535B" w:rsidR="004B307D" w:rsidRDefault="00A44993" w:rsidP="004B307D">
      <w:pPr>
        <w:pStyle w:val="BodyText"/>
        <w:ind w:firstLine="0"/>
        <w:rPr>
          <w:lang w:eastAsia="zh-CN"/>
        </w:rPr>
      </w:pPr>
      <w:r w:rsidRPr="00D374EE">
        <w:rPr>
          <w:noProof/>
        </w:rPr>
        <mc:AlternateContent>
          <mc:Choice Requires="wps">
            <w:drawing>
              <wp:inline distT="0" distB="0" distL="0" distR="0" wp14:anchorId="6001A1E9" wp14:editId="64563F65">
                <wp:extent cx="3080084" cy="1988820"/>
                <wp:effectExtent l="0" t="0" r="6350" b="0"/>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988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095CF" w14:textId="35893C52" w:rsidR="00A44993" w:rsidRDefault="00D374EE" w:rsidP="00A44993">
                            <w:pPr>
                              <w:pStyle w:val="figurecaption"/>
                              <w:numPr>
                                <w:ilvl w:val="0"/>
                                <w:numId w:val="0"/>
                              </w:numPr>
                              <w:spacing w:before="0" w:after="120"/>
                              <w:ind w:leftChars="-1" w:left="-2"/>
                            </w:pPr>
                            <w:r w:rsidRPr="00D374EE">
                              <w:drawing>
                                <wp:inline distT="0" distB="0" distL="0" distR="0" wp14:anchorId="32CD42A1" wp14:editId="06C6F6E9">
                                  <wp:extent cx="2896870" cy="160718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36FFF71" w14:textId="77777777" w:rsidR="00A44993" w:rsidRDefault="00A44993"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wps:txbx>
                      <wps:bodyPr rot="0" vert="horz" wrap="square" lIns="91440" tIns="45720" rIns="91440" bIns="45720" anchor="t" anchorCtr="0" upright="1">
                        <a:noAutofit/>
                      </wps:bodyPr>
                    </wps:wsp>
                  </a:graphicData>
                </a:graphic>
              </wp:inline>
            </w:drawing>
          </mc:Choice>
          <mc:Fallback>
            <w:pict>
              <v:shape w14:anchorId="6001A1E9" id="_x0000_s1032" type="#_x0000_t202" style="width:242.55pt;height:15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" stroked="f">
                <v:textbox>
                  <w:txbxContent>
                    <w:p w14:paraId="3AB095CF" w14:textId="35893C52" w:rsidR="00A44993" w:rsidRDefault="00D374EE" w:rsidP="00A44993">
                      <w:pPr>
                        <w:pStyle w:val="figurecaption"/>
                        <w:numPr>
                          <w:ilvl w:val="0"/>
                          <w:numId w:val="0"/>
                        </w:numPr>
                        <w:spacing w:before="0" w:after="120"/>
                        <w:ind w:leftChars="-1" w:left="-2"/>
                      </w:pPr>
                      <w:r w:rsidRPr="00D374EE">
                        <w:drawing>
                          <wp:inline distT="0" distB="0" distL="0" distR="0" wp14:anchorId="32CD42A1" wp14:editId="06C6F6E9">
                            <wp:extent cx="2896870" cy="160718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36FFF71" w14:textId="77777777" w:rsidR="00A44993" w:rsidRDefault="00A44993"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v:textbox>
                <w10:anchorlock/>
              </v:shape>
            </w:pict>
          </mc:Fallback>
        </mc:AlternateContent>
      </w:r>
    </w:p>
    <w:p w14:paraId="12D72AB2" w14:textId="4FA33E06" w:rsidR="0085214B" w:rsidRPr="00615284" w:rsidRDefault="0085214B" w:rsidP="0085214B">
      <w:pPr>
        <w:pStyle w:val="BodyText"/>
      </w:pPr>
      <w:r w:rsidRPr="005E5820">
        <w:t>For comparison, most human drivers with the required driving vision can only see the road</w:t>
      </w:r>
      <w:r w:rsidR="00F83EDA">
        <w:t xml:space="preserve"> condition </w:t>
      </w:r>
      <w:r w:rsidR="00DC1AAD">
        <w:t>less than</w:t>
      </w:r>
      <w:r w:rsidRPr="005E5820">
        <w:t xml:space="preserve"> </w:t>
      </w:r>
      <w:r w:rsidR="00EE7AB7">
        <w:t>4</w:t>
      </w:r>
      <w:r w:rsidRPr="005E5820">
        <w:t>00m ahead, even on a clear day</w:t>
      </w:r>
      <w:r w:rsidR="001741E0">
        <w:t xml:space="preserve"> </w:t>
      </w:r>
      <w:r w:rsidR="00994589">
        <w:fldChar w:fldCharType="begin" w:fldLock="1"/>
      </w:r>
      <w:r w:rsidR="008E7CAE">
        <w:instrText>ADDIN CSL_CITATION {"citationItems":[{"id":"ITEM-1","itemData":{"DOI":"10.1080/00140139.2012.739205","ISSN":"00140139","PMID":"23140361","abstract":"Two functionally distinct types of fixation, guiding fixations and look-ahead fixations, have been identified in naturalistic tasks based on their temporal relationship to the task execution. In car driving, steering through a curve is guided by fixations toward a region located 1-2 s in the future, but drivers also make fixations further along the road. We recorded drivers' eye movements while they drove an instrumented vehicle on curved rural roads and developed a method to quantify lead time and distance of look-ahead fixations. We also investigated the effect of cognitive load on look-ahead fixations. The look-ahead fixations appear to have a pattern which is connected to the sequential structure of a curve. This suggests that they have a role both in advance planning of the driving line and in the anticipation of oncoming vehicles. Cognitive load led to a shorter look-ahead lead time and distance. Practitioner Summary: We developed a method to quantify lead time and distance of look-ahead fixations in curve driving from on-road eye movement data. The results are relevant for driver modelling and development of anticipation training programmes for novice drivers. © 2013 Copyright Taylor and Francis Group, LLC.","author":[{"dropping-particle":"","family":"Lehtonen","given":"Esko","non-dropping-particle":"","parse-names":false,"suffix":""},{"dropping-particle":"","family":"Lappi","given":"Otto","non-dropping-particle":"","parse-names":false,"suffix":""},{"dropping-particle":"","family":"Kotkanen","given":"Henri","non-dropping-particle":"","parse-names":false,"suffix":""},{"dropping-particle":"","family":"Summala","given":"Heikki","non-dropping-particle":"","parse-names":false,"suffix":""}],"container-title":"Ergonomics","id":"ITEM-1","issue":"1","issued":{"date-parts":[["2013"]]},"page":"34-44","title":"Look-ahead fixations in curve driving","type":"article-journal","volume":"56"},"uris":["http://www.mendeley.com/documents/?uuid=de0496b8-f74a-429c-993c-4f6d29dc192b"]}],"mendeley":{"formattedCitation":"[23]","plainTextFormattedCitation":"[23]","previouslyFormattedCitation":"[23]"},"properties":{"noteIndex":0},"schema":"https://github.com/citation-style-language/schema/raw/master/csl-citation.json"}</w:instrText>
      </w:r>
      <w:r w:rsidR="00994589">
        <w:fldChar w:fldCharType="separate"/>
      </w:r>
      <w:r w:rsidR="00994589" w:rsidRPr="00994589">
        <w:rPr>
          <w:noProof/>
        </w:rPr>
        <w:t>[23]</w:t>
      </w:r>
      <w:r w:rsidR="00994589">
        <w:fldChar w:fldCharType="end"/>
      </w:r>
      <w:r w:rsidRPr="005E5820">
        <w:t xml:space="preserve">. </w:t>
      </w:r>
      <w:r w:rsidR="00AF54FD">
        <w:t>However, t</w:t>
      </w:r>
      <w:r w:rsidRPr="005E5820">
        <w:t xml:space="preserve">his visibility is reduced significantly during darkness and adverse weather, such as fog, rain, and snow, where hazardous road friction conditions often occur. The driver’s sight is further limited by road geometry such as corners and crests of hills. </w:t>
      </w:r>
      <w:commentRangeStart w:id="126"/>
      <w:r w:rsidRPr="005E5820">
        <w:t>Thus, the preview of road friction and geometry could provide significant benefit for drivers to adjust their driving speed proactively</w:t>
      </w:r>
      <w:r>
        <w:t>.</w:t>
      </w:r>
      <w:commentRangeEnd w:id="126"/>
      <w:r w:rsidR="00931018">
        <w:rPr>
          <w:rStyle w:val="CommentReference"/>
          <w:rFonts w:eastAsia="DengXian"/>
          <w:spacing w:val="0"/>
        </w:rPr>
        <w:commentReference w:id="126"/>
      </w: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77777777" w:rsidR="00F44DBB" w:rsidRDefault="00F44DBB" w:rsidP="00F44DBB">
      <w:pPr>
        <w:pStyle w:val="BodyText"/>
        <w:rPr>
          <w:lang w:eastAsia="zh-CN"/>
        </w:rPr>
      </w:pPr>
      <w:r>
        <w:t xml:space="preserve">This work presents an application case to demonstrate the </w:t>
      </w:r>
      <w:r>
        <w:rPr>
          <w:lang w:eastAsia="zh-CN"/>
        </w:rPr>
        <w:t xml:space="preserve">efficacy of velocity profile planning. In this case, a vehicle follows the path shown in Fig. 4 with the hypothetical station-dependent friction conditions given in Fig. 5. </w:t>
      </w:r>
    </w:p>
    <w:p w14:paraId="7042B421" w14:textId="74B222B1" w:rsidR="00F604D1" w:rsidRDefault="00F604D1" w:rsidP="00F604D1">
      <w:pPr>
        <w:pStyle w:val="MTDisplayEquation"/>
      </w:pPr>
      <w:commentRangeStart w:id="127"/>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commentRangeEnd w:id="127"/>
      <w:r w:rsidR="00821654">
        <w:rPr>
          <w:rStyle w:val="CommentReference"/>
          <w:rFonts w:eastAsia="DengXian"/>
          <w:spacing w:val="0"/>
          <w:lang w:eastAsia="en-US"/>
        </w:rPr>
        <w:commentReference w:id="127"/>
      </w:r>
    </w:p>
    <w:p w14:paraId="695426C3" w14:textId="617E97C6" w:rsidR="001B19EB" w:rsidRDefault="002146FA" w:rsidP="00F01A9D">
      <w:pPr>
        <w:pStyle w:val="BodyText"/>
        <w:rPr>
          <w:lang w:eastAsia="zh-CN"/>
        </w:rPr>
      </w:pPr>
      <w:r>
        <w:rPr>
          <w:lang w:eastAsia="zh-CN"/>
        </w:rPr>
        <w:t>In this simulation case, 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w:t>
      </w:r>
      <w:r w:rsidR="00627636">
        <w:rPr>
          <w:lang w:eastAsia="zh-CN"/>
        </w:rPr>
        <w:t>A</w:t>
      </w:r>
      <w:r w:rsidR="00890CEA">
        <w:rPr>
          <w:lang w:eastAsia="zh-CN"/>
        </w:rPr>
        <w:t xml:space="preserve"> </w:t>
      </w:r>
      <w:r w:rsidR="00890CEA" w:rsidRPr="00075CDF">
        <w:rPr>
          <w:lang w:eastAsia="zh-CN"/>
        </w:rPr>
        <w:t>7-DOF</w:t>
      </w:r>
      <w:r w:rsidR="00890CEA">
        <w:rPr>
          <w:lang w:eastAsia="zh-CN"/>
        </w:rPr>
        <w:t xml:space="preserve"> rear-driving and front steering vehicle model</w:t>
      </w:r>
      <w:r w:rsidR="00FE532F">
        <w:rPr>
          <w:lang w:eastAsia="zh-CN"/>
        </w:rPr>
        <w:t xml:space="preserve"> </w:t>
      </w:r>
      <w:r w:rsidR="00FE532F">
        <w:rPr>
          <w:lang w:eastAsia="zh-CN"/>
        </w:rPr>
        <w:fldChar w:fldCharType="begin" w:fldLock="1"/>
      </w:r>
      <w:r w:rsidR="00FE532F">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mendeley":{"formattedCitation":"[5]","plainTextFormattedCitation":"[5]"},"properties":{"noteIndex":0},"schema":"https://github.com/citation-style-language/schema/raw/master/csl-citation.json"}</w:instrText>
      </w:r>
      <w:r w:rsidR="00FE532F">
        <w:rPr>
          <w:lang w:eastAsia="zh-CN"/>
        </w:rPr>
        <w:fldChar w:fldCharType="separate"/>
      </w:r>
      <w:r w:rsidR="00FE532F" w:rsidRPr="00FE532F">
        <w:rPr>
          <w:noProof/>
          <w:lang w:eastAsia="zh-CN"/>
        </w:rPr>
        <w:t>[5]</w:t>
      </w:r>
      <w:r w:rsidR="00FE532F">
        <w:rPr>
          <w:lang w:eastAsia="zh-CN"/>
        </w:rPr>
        <w:fldChar w:fldCharType="end"/>
      </w:r>
      <w:r w:rsidR="00890CEA">
        <w:rPr>
          <w:lang w:eastAsia="zh-CN"/>
        </w:rPr>
        <w:t xml:space="preserve"> </w:t>
      </w:r>
      <w:r w:rsidR="00B90819">
        <w:rPr>
          <w:lang w:eastAsia="zh-CN"/>
        </w:rPr>
        <w:t>is used for the simulation.</w:t>
      </w:r>
      <w:r w:rsidR="00013833">
        <w:rPr>
          <w:lang w:eastAsia="zh-CN"/>
        </w:rPr>
        <w:t xml:space="preserve"> </w:t>
      </w:r>
      <w:ins w:id="128" w:author="Craig Beal" w:date="2021-04-20T11:22:00Z">
        <w:r w:rsidR="00931018">
          <w:rPr>
            <w:lang w:eastAsia="zh-CN"/>
          </w:rPr>
          <w:t xml:space="preserve">A conservative value of the adjustment factor </w:t>
        </w:r>
      </w:ins>
      <w:r w:rsidR="00511B5C" w:rsidRPr="00DD35DA">
        <w:rPr>
          <w:lang w:eastAsia="zh-CN"/>
        </w:rPr>
        <w:t>λ</w:t>
      </w:r>
      <w:r w:rsidR="00511B5C">
        <w:rPr>
          <w:lang w:eastAsia="zh-CN"/>
        </w:rPr>
        <w:t>=0.</w:t>
      </w:r>
      <w:r w:rsidR="00DC3DE6">
        <w:rPr>
          <w:lang w:eastAsia="zh-CN"/>
        </w:rPr>
        <w:t>4</w:t>
      </w:r>
      <w:r w:rsidR="00BC500F">
        <w:rPr>
          <w:lang w:eastAsia="zh-CN"/>
        </w:rPr>
        <w:t xml:space="preserve"> </w:t>
      </w:r>
      <w:r w:rsidR="00013833">
        <w:rPr>
          <w:lang w:eastAsia="zh-CN"/>
        </w:rPr>
        <w:t xml:space="preserve">is chosen </w:t>
      </w:r>
      <w:del w:id="129" w:author="Craig Beal" w:date="2021-04-20T11:19:00Z">
        <w:r w:rsidR="00BC500F" w:rsidDel="00931018">
          <w:rPr>
            <w:lang w:eastAsia="zh-CN"/>
          </w:rPr>
          <w:delText xml:space="preserve">for </w:delText>
        </w:r>
        <w:r w:rsidR="009B2A6D" w:rsidDel="00931018">
          <w:rPr>
            <w:lang w:eastAsia="zh-CN"/>
          </w:rPr>
          <w:delText>the rear driving feature</w:delText>
        </w:r>
      </w:del>
      <w:ins w:id="130" w:author="Craig Beal" w:date="2021-04-20T11:19:00Z">
        <w:r w:rsidR="00931018">
          <w:rPr>
            <w:lang w:eastAsia="zh-CN"/>
          </w:rPr>
          <w:t xml:space="preserve">to </w:t>
        </w:r>
        <w:commentRangeStart w:id="131"/>
        <w:r w:rsidR="00931018">
          <w:rPr>
            <w:lang w:eastAsia="zh-CN"/>
          </w:rPr>
          <w:t xml:space="preserve">account for the </w:t>
        </w:r>
      </w:ins>
      <w:ins w:id="132" w:author="Craig Beal" w:date="2021-04-20T11:21:00Z">
        <w:r w:rsidR="00931018">
          <w:rPr>
            <w:lang w:eastAsia="zh-CN"/>
          </w:rPr>
          <w:t>fact tha</w:t>
        </w:r>
      </w:ins>
      <w:ins w:id="133" w:author="Craig Beal" w:date="2021-04-20T11:22:00Z">
        <w:r w:rsidR="00931018">
          <w:rPr>
            <w:lang w:eastAsia="zh-CN"/>
          </w:rPr>
          <w:t xml:space="preserve">t the </w:t>
        </w:r>
      </w:ins>
      <w:ins w:id="134" w:author="Craig Beal" w:date="2021-04-20T11:19:00Z">
        <w:r w:rsidR="00931018">
          <w:rPr>
            <w:lang w:eastAsia="zh-CN"/>
          </w:rPr>
          <w:t>rear-wheel drive</w:t>
        </w:r>
      </w:ins>
      <w:r w:rsidR="009B2A6D">
        <w:rPr>
          <w:lang w:eastAsia="zh-CN"/>
        </w:rPr>
        <w:t xml:space="preserve"> </w:t>
      </w:r>
      <w:ins w:id="135" w:author="Craig Beal" w:date="2021-04-20T11:19:00Z">
        <w:r w:rsidR="00931018">
          <w:rPr>
            <w:lang w:eastAsia="zh-CN"/>
          </w:rPr>
          <w:t>vehicle</w:t>
        </w:r>
        <w:commentRangeEnd w:id="131"/>
        <w:r w:rsidR="00931018">
          <w:rPr>
            <w:rStyle w:val="CommentReference"/>
            <w:rFonts w:eastAsia="DengXian"/>
            <w:spacing w:val="0"/>
          </w:rPr>
          <w:commentReference w:id="131"/>
        </w:r>
        <w:r w:rsidR="00931018">
          <w:rPr>
            <w:lang w:eastAsia="zh-CN"/>
          </w:rPr>
          <w:t xml:space="preserve"> </w:t>
        </w:r>
      </w:ins>
      <w:ins w:id="136" w:author="Craig Beal" w:date="2021-04-20T11:22:00Z">
        <w:r w:rsidR="00931018">
          <w:rPr>
            <w:lang w:eastAsia="zh-CN"/>
          </w:rPr>
          <w:t xml:space="preserve">does not split the drive force evenly between the two axles </w:t>
        </w:r>
      </w:ins>
      <w:r w:rsidR="009B2A6D">
        <w:rPr>
          <w:lang w:eastAsia="zh-CN"/>
        </w:rPr>
        <w:t xml:space="preserve">and </w:t>
      </w:r>
      <w:ins w:id="137" w:author="Craig Beal" w:date="2021-04-20T11:22:00Z">
        <w:r w:rsidR="00931018">
          <w:rPr>
            <w:lang w:eastAsia="zh-CN"/>
          </w:rPr>
          <w:t xml:space="preserve">also to model </w:t>
        </w:r>
      </w:ins>
      <w:r w:rsidR="00BC500F">
        <w:rPr>
          <w:lang w:eastAsia="zh-CN"/>
        </w:rPr>
        <w:t>a non-aggressive driver style.</w:t>
      </w:r>
      <w:r w:rsidR="00DD7B50">
        <w:rPr>
          <w:lang w:eastAsia="zh-CN"/>
        </w:rPr>
        <w:t xml:space="preserve"> </w:t>
      </w:r>
      <w:r w:rsidR="006520D0">
        <w:rPr>
          <w:lang w:eastAsia="zh-CN"/>
        </w:rPr>
        <w:t>Fig.</w:t>
      </w:r>
      <w:ins w:id="138" w:author="Craig Beal" w:date="2021-04-20T11:28:00Z">
        <w:r w:rsidR="00935CD4">
          <w:rPr>
            <w:lang w:eastAsia="zh-CN"/>
          </w:rPr>
          <w:t xml:space="preserve"> </w:t>
        </w:r>
      </w:ins>
      <w:r w:rsidR="006520D0">
        <w:rPr>
          <w:lang w:eastAsia="zh-CN"/>
        </w:rPr>
        <w:t>9 indicates that t</w:t>
      </w:r>
      <w:r w:rsidR="00B57A4B">
        <w:rPr>
          <w:lang w:eastAsia="zh-CN"/>
        </w:rPr>
        <w:t xml:space="preserve">he </w:t>
      </w:r>
      <w:r w:rsidR="004D38F9">
        <w:rPr>
          <w:rFonts w:hint="eastAsia"/>
          <w:lang w:eastAsia="zh-CN"/>
        </w:rPr>
        <w:t>vehicle</w:t>
      </w:r>
      <w:r w:rsidR="004D38F9">
        <w:rPr>
          <w:lang w:eastAsia="zh-CN"/>
        </w:rPr>
        <w:t xml:space="preserve"> </w:t>
      </w:r>
      <w:r w:rsidR="00B57A4B">
        <w:rPr>
          <w:lang w:eastAsia="zh-CN"/>
        </w:rPr>
        <w:t xml:space="preserve">can follow the path </w:t>
      </w:r>
      <w:r w:rsidR="00ED3CF4">
        <w:rPr>
          <w:lang w:eastAsia="zh-CN"/>
        </w:rPr>
        <w:t>well</w:t>
      </w:r>
      <w:r w:rsidR="00B57A4B">
        <w:rPr>
          <w:lang w:eastAsia="zh-CN"/>
        </w:rPr>
        <w:t xml:space="preserve"> with the preview of friction</w:t>
      </w:r>
      <w:r w:rsidR="002F04BD">
        <w:rPr>
          <w:lang w:eastAsia="zh-CN"/>
        </w:rPr>
        <w:t xml:space="preserve"> and </w:t>
      </w:r>
      <w:r w:rsidR="004A227F">
        <w:rPr>
          <w:lang w:eastAsia="zh-CN"/>
        </w:rPr>
        <w:t>preplanned longitudinal velocity</w:t>
      </w:r>
      <w:r w:rsidR="00B57A4B">
        <w:rPr>
          <w:lang w:eastAsia="zh-CN"/>
        </w:rPr>
        <w:t>.</w:t>
      </w:r>
    </w:p>
    <w:p w14:paraId="5B3D776D" w14:textId="6D9F230E" w:rsidR="001B19EB" w:rsidRDefault="00D14FFE" w:rsidP="002059B8">
      <w:pPr>
        <w:pStyle w:val="Text"/>
        <w:ind w:firstLine="0"/>
      </w:pPr>
      <w:commentRangeStart w:id="139"/>
      <w:r>
        <w:rPr>
          <w:noProof/>
        </w:rPr>
        <w:lastRenderedPageBreak/>
        <mc:AlternateContent>
          <mc:Choice Requires="wps">
            <w:drawing>
              <wp:inline distT="0" distB="0" distL="0" distR="0" wp14:anchorId="0B58DC66" wp14:editId="3DB35172">
                <wp:extent cx="3086100" cy="3051810"/>
                <wp:effectExtent l="0" t="0" r="0" b="0"/>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051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0C7FA" w14:textId="2C3F7BFA" w:rsidR="00506A80" w:rsidRDefault="001C0EB5" w:rsidP="00915160">
                            <w:pPr>
                              <w:pStyle w:val="figurecaption"/>
                              <w:numPr>
                                <w:ilvl w:val="0"/>
                                <w:numId w:val="0"/>
                              </w:numPr>
                              <w:spacing w:before="0" w:after="120"/>
                              <w:ind w:leftChars="-1" w:left="-2"/>
                            </w:pPr>
                            <w:r w:rsidRPr="001C0EB5">
                              <w:drawing>
                                <wp:inline distT="0" distB="0" distL="0" distR="0" wp14:anchorId="493AD504" wp14:editId="2E206FB2">
                                  <wp:extent cx="2903220" cy="120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1A83F971" w14:textId="65FDCA30" w:rsidR="009A1772" w:rsidRDefault="003F5C89" w:rsidP="00915160">
                            <w:pPr>
                              <w:pStyle w:val="figurecaption"/>
                              <w:numPr>
                                <w:ilvl w:val="0"/>
                                <w:numId w:val="0"/>
                              </w:numPr>
                              <w:spacing w:before="0" w:after="120"/>
                              <w:ind w:leftChars="-1" w:left="-2"/>
                            </w:pPr>
                            <w:r w:rsidRPr="003F5C89">
                              <w:drawing>
                                <wp:inline distT="0" distB="0" distL="0" distR="0" wp14:anchorId="633D08D8" wp14:editId="37E78A5A">
                                  <wp:extent cx="2903220" cy="120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3A17F5" w:rsidRDefault="003A17F5" w:rsidP="00915160">
                            <w:pPr>
                              <w:pStyle w:val="figurecaption"/>
                              <w:numPr>
                                <w:ilvl w:val="0"/>
                                <w:numId w:val="0"/>
                              </w:numPr>
                              <w:jc w:val="both"/>
                            </w:pPr>
                            <w:r>
                              <w:t xml:space="preserve">Figure </w:t>
                            </w:r>
                            <w:r w:rsidR="00A54F96">
                              <w:t>9</w:t>
                            </w:r>
                            <w:r>
                              <w:t>. T</w:t>
                            </w:r>
                            <w:r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3" type="#_x0000_t202" style="width:243pt;height:2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" stroked="f">
                <v:textbox>
                  <w:txbxContent>
                    <w:p w14:paraId="4FC0C7FA" w14:textId="2C3F7BFA" w:rsidR="00506A80" w:rsidRDefault="001C0EB5" w:rsidP="00915160">
                      <w:pPr>
                        <w:pStyle w:val="figurecaption"/>
                        <w:numPr>
                          <w:ilvl w:val="0"/>
                          <w:numId w:val="0"/>
                        </w:numPr>
                        <w:spacing w:before="0" w:after="120"/>
                        <w:ind w:leftChars="-1" w:left="-2"/>
                      </w:pPr>
                      <w:r w:rsidRPr="001C0EB5">
                        <w:drawing>
                          <wp:inline distT="0" distB="0" distL="0" distR="0" wp14:anchorId="493AD504" wp14:editId="2E206FB2">
                            <wp:extent cx="2903220" cy="120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1A83F971" w14:textId="65FDCA30" w:rsidR="009A1772" w:rsidRDefault="003F5C89" w:rsidP="00915160">
                      <w:pPr>
                        <w:pStyle w:val="figurecaption"/>
                        <w:numPr>
                          <w:ilvl w:val="0"/>
                          <w:numId w:val="0"/>
                        </w:numPr>
                        <w:spacing w:before="0" w:after="120"/>
                        <w:ind w:leftChars="-1" w:left="-2"/>
                      </w:pPr>
                      <w:r w:rsidRPr="003F5C89">
                        <w:drawing>
                          <wp:inline distT="0" distB="0" distL="0" distR="0" wp14:anchorId="633D08D8" wp14:editId="37E78A5A">
                            <wp:extent cx="2903220" cy="120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3A17F5" w:rsidRDefault="003A17F5" w:rsidP="00915160">
                      <w:pPr>
                        <w:pStyle w:val="figurecaption"/>
                        <w:numPr>
                          <w:ilvl w:val="0"/>
                          <w:numId w:val="0"/>
                        </w:numPr>
                        <w:jc w:val="both"/>
                      </w:pPr>
                      <w:r>
                        <w:t xml:space="preserve">Figure </w:t>
                      </w:r>
                      <w:r w:rsidR="00A54F96">
                        <w:t>9</w:t>
                      </w:r>
                      <w:r>
                        <w:t>. T</w:t>
                      </w:r>
                      <w:r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commentRangeEnd w:id="139"/>
      <w:r w:rsidR="00935CD4">
        <w:rPr>
          <w:rStyle w:val="CommentReference"/>
        </w:rPr>
        <w:commentReference w:id="139"/>
      </w:r>
    </w:p>
    <w:p w14:paraId="4075A6EC" w14:textId="1DA203E9" w:rsidR="00C2692F" w:rsidRDefault="00C2692F">
      <w:pPr>
        <w:pStyle w:val="Heading1"/>
      </w:pPr>
      <w:r>
        <w:t>Conclusio</w:t>
      </w:r>
      <w:r w:rsidR="007403C6">
        <w:t>n</w:t>
      </w:r>
    </w:p>
    <w:p w14:paraId="27A7F4EE" w14:textId="48894855" w:rsidR="00AC1454" w:rsidRDefault="00E24FCD" w:rsidP="00B670F7">
      <w:pPr>
        <w:pStyle w:val="Text"/>
      </w:pPr>
      <w:r>
        <w:t xml:space="preserve">This paper has introduced 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the relationship between the minimum preview distance and longitudinal velocity limits that ensure the vehicle has sufficient time to take action for upcoming hazardous situations. The efficacy of the algorithm is demonstrated through an application case where a vehicle navigates curvy roads with changing friction conditions </w:t>
      </w:r>
      <w:commentRangeStart w:id="140"/>
      <w:r>
        <w:t>at maximum speeds</w:t>
      </w:r>
      <w:commentRangeEnd w:id="140"/>
      <w:r w:rsidR="00357BA4">
        <w:rPr>
          <w:rStyle w:val="CommentReference"/>
        </w:rPr>
        <w:commentReference w:id="140"/>
      </w:r>
      <w:r w:rsidR="00223725" w:rsidRPr="00F40843">
        <w:rPr>
          <w:lang w:eastAsia="zh-CN"/>
        </w:rPr>
        <w:t xml:space="preserve">. </w:t>
      </w:r>
    </w:p>
    <w:p w14:paraId="72D2CBB2" w14:textId="77777777" w:rsidR="00C2692F" w:rsidRDefault="00C2692F">
      <w:pPr>
        <w:pStyle w:val="ReferenceHead"/>
      </w:pPr>
      <w:r>
        <w:t>Acknowledgment</w:t>
      </w:r>
    </w:p>
    <w:p w14:paraId="1BDD68DF" w14:textId="13AE8FBA"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w:t>
      </w:r>
      <w:commentRangeStart w:id="141"/>
      <w:r w:rsidRPr="00941F21">
        <w:t>no.</w:t>
      </w:r>
      <w:commentRangeEnd w:id="141"/>
      <w:r w:rsidR="00931018">
        <w:rPr>
          <w:rStyle w:val="CommentReference"/>
        </w:rPr>
        <w:commentReference w:id="141"/>
      </w:r>
      <w:r w:rsidRPr="00941F21">
        <w:t xml:space="preserve">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ins w:id="142" w:author="Craig Beal" w:date="2021-04-20T11:24:00Z">
        <w:r w:rsidR="00931018">
          <w:t>.</w:t>
        </w:r>
      </w:ins>
      <w:r w:rsidRPr="00941F21">
        <w:t>”</w:t>
      </w:r>
      <w:del w:id="143" w:author="Craig Beal" w:date="2021-04-20T11:24:00Z">
        <w:r w:rsidRPr="00941F21" w:rsidDel="00931018">
          <w:delText>.</w:delText>
        </w:r>
      </w:del>
      <w:r w:rsidRPr="003D367A">
        <w:rPr>
          <w:color w:val="FF0000"/>
        </w:rPr>
        <w:t xml:space="preserve"> </w:t>
      </w:r>
    </w:p>
    <w:p w14:paraId="1819A8B8" w14:textId="3C908DD4" w:rsidR="00C2692F" w:rsidRDefault="00C2692F" w:rsidP="003D292C">
      <w:pPr>
        <w:pStyle w:val="ReferenceHead"/>
      </w:pPr>
      <w:r>
        <w:t>References</w:t>
      </w:r>
    </w:p>
    <w:p w14:paraId="21130770" w14:textId="245E9F7E" w:rsidR="00FE532F" w:rsidRPr="00FE532F" w:rsidRDefault="00F6385D" w:rsidP="00FE532F">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FE532F" w:rsidRPr="00FE532F">
        <w:rPr>
          <w:noProof/>
          <w:sz w:val="16"/>
          <w:szCs w:val="24"/>
        </w:rPr>
        <w:t>[1]</w:t>
      </w:r>
      <w:r w:rsidR="00FE532F" w:rsidRPr="00FE532F">
        <w:rPr>
          <w:noProof/>
          <w:sz w:val="16"/>
          <w:szCs w:val="24"/>
        </w:rPr>
        <w:tab/>
        <w:t>A. F. Highway, “How Do Weather Events Impact Roads?,” 2020. https://ops.fhwa.dot.gov/weather/q1_roadimpact.htm.</w:t>
      </w:r>
    </w:p>
    <w:p w14:paraId="7211214F" w14:textId="77777777" w:rsidR="00FE532F" w:rsidRPr="00FE532F" w:rsidRDefault="00FE532F" w:rsidP="00FE532F">
      <w:pPr>
        <w:adjustRightInd w:val="0"/>
        <w:ind w:left="640" w:hanging="640"/>
        <w:rPr>
          <w:noProof/>
          <w:sz w:val="16"/>
          <w:szCs w:val="24"/>
        </w:rPr>
      </w:pPr>
      <w:r w:rsidRPr="00FE532F">
        <w:rPr>
          <w:noProof/>
          <w:sz w:val="16"/>
          <w:szCs w:val="24"/>
        </w:rPr>
        <w:t>[2]</w:t>
      </w:r>
      <w:r w:rsidRPr="00FE532F">
        <w:rPr>
          <w:noProof/>
          <w:sz w:val="16"/>
          <w:szCs w:val="24"/>
        </w:rPr>
        <w:tab/>
        <w:t xml:space="preserve">L. Yu, S. Zheng, Y. Dai, L. Abi, X. Liu, and S. Cheng, “A feedback-feedforward steering controller designed for vehicle lane keeping in hard-braking manoeuvres on split-μ roads,” </w:t>
      </w:r>
      <w:r w:rsidRPr="00FE532F">
        <w:rPr>
          <w:i/>
          <w:iCs/>
          <w:noProof/>
          <w:sz w:val="16"/>
          <w:szCs w:val="24"/>
        </w:rPr>
        <w:t>Veh. Syst. Dyn.</w:t>
      </w:r>
      <w:r w:rsidRPr="00FE532F">
        <w:rPr>
          <w:noProof/>
          <w:sz w:val="16"/>
          <w:szCs w:val="24"/>
        </w:rPr>
        <w:t>, 2021, doi: 10.1080/00423114.2020.1869274.</w:t>
      </w:r>
    </w:p>
    <w:p w14:paraId="1637DACC" w14:textId="77777777" w:rsidR="00FE532F" w:rsidRPr="00FE532F" w:rsidRDefault="00FE532F" w:rsidP="00FE532F">
      <w:pPr>
        <w:adjustRightInd w:val="0"/>
        <w:ind w:left="640" w:hanging="640"/>
        <w:rPr>
          <w:noProof/>
          <w:sz w:val="16"/>
          <w:szCs w:val="24"/>
        </w:rPr>
      </w:pPr>
      <w:r w:rsidRPr="00FE532F">
        <w:rPr>
          <w:noProof/>
          <w:sz w:val="16"/>
          <w:szCs w:val="24"/>
        </w:rPr>
        <w:t>[3]</w:t>
      </w:r>
      <w:r w:rsidRPr="00FE532F">
        <w:rPr>
          <w:noProof/>
          <w:sz w:val="16"/>
          <w:szCs w:val="24"/>
        </w:rPr>
        <w:tab/>
        <w:t xml:space="preserve">L. Li, “PID plus fuzzy logic method for torque control in traction control system,” </w:t>
      </w:r>
      <w:r w:rsidRPr="00FE532F">
        <w:rPr>
          <w:i/>
          <w:iCs/>
          <w:noProof/>
          <w:sz w:val="16"/>
          <w:szCs w:val="24"/>
        </w:rPr>
        <w:t>Int. J. Automot. Technol.</w:t>
      </w:r>
      <w:r w:rsidRPr="00FE532F">
        <w:rPr>
          <w:noProof/>
          <w:sz w:val="16"/>
          <w:szCs w:val="24"/>
        </w:rPr>
        <w:t>, vol. 13, no. 3, pp. 441–450, 2012, doi: 10.1007/s12239.</w:t>
      </w:r>
    </w:p>
    <w:p w14:paraId="77D18AC4" w14:textId="77777777" w:rsidR="00FE532F" w:rsidRPr="00FE532F" w:rsidRDefault="00FE532F" w:rsidP="00FE532F">
      <w:pPr>
        <w:adjustRightInd w:val="0"/>
        <w:ind w:left="640" w:hanging="640"/>
        <w:rPr>
          <w:noProof/>
          <w:sz w:val="16"/>
          <w:szCs w:val="24"/>
        </w:rPr>
      </w:pPr>
      <w:r w:rsidRPr="00FE532F">
        <w:rPr>
          <w:noProof/>
          <w:sz w:val="16"/>
          <w:szCs w:val="24"/>
        </w:rPr>
        <w:t>[4]</w:t>
      </w:r>
      <w:r w:rsidRPr="00FE532F">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FE532F">
        <w:rPr>
          <w:i/>
          <w:iCs/>
          <w:noProof/>
          <w:sz w:val="16"/>
          <w:szCs w:val="24"/>
        </w:rPr>
        <w:t>Veh. Syst. Dyn.</w:t>
      </w:r>
      <w:r w:rsidRPr="00FE532F">
        <w:rPr>
          <w:noProof/>
          <w:sz w:val="16"/>
          <w:szCs w:val="24"/>
        </w:rPr>
        <w:t xml:space="preserve">, vol. 55, </w:t>
      </w:r>
      <w:r w:rsidRPr="00FE532F">
        <w:rPr>
          <w:noProof/>
          <w:sz w:val="16"/>
          <w:szCs w:val="24"/>
        </w:rPr>
        <w:t>no. 8, pp. 1143–1188, 2017, doi: 10.1080/00423114.2017.1305114.</w:t>
      </w:r>
    </w:p>
    <w:p w14:paraId="3CC5660F" w14:textId="77777777" w:rsidR="00FE532F" w:rsidRPr="00FE532F" w:rsidRDefault="00FE532F" w:rsidP="00FE532F">
      <w:pPr>
        <w:adjustRightInd w:val="0"/>
        <w:ind w:left="640" w:hanging="640"/>
        <w:rPr>
          <w:noProof/>
          <w:sz w:val="16"/>
          <w:szCs w:val="24"/>
        </w:rPr>
      </w:pPr>
      <w:r w:rsidRPr="00FE532F">
        <w:rPr>
          <w:noProof/>
          <w:sz w:val="16"/>
          <w:szCs w:val="24"/>
        </w:rPr>
        <w:t>[5]</w:t>
      </w:r>
      <w:r w:rsidRPr="00FE532F">
        <w:rPr>
          <w:noProof/>
          <w:sz w:val="16"/>
          <w:szCs w:val="24"/>
        </w:rPr>
        <w:tab/>
        <w:t xml:space="preserve">C. E. Beal and C. Boyd, “Coupled lateral-longitudinal vehicle dynamics and control design with three-dimensional state portraits,” </w:t>
      </w:r>
      <w:r w:rsidRPr="00FE532F">
        <w:rPr>
          <w:i/>
          <w:iCs/>
          <w:noProof/>
          <w:sz w:val="16"/>
          <w:szCs w:val="24"/>
        </w:rPr>
        <w:t>Veh. Syst. Dyn.</w:t>
      </w:r>
      <w:r w:rsidRPr="00FE532F">
        <w:rPr>
          <w:noProof/>
          <w:sz w:val="16"/>
          <w:szCs w:val="24"/>
        </w:rPr>
        <w:t>, vol. 57, no. 2, pp. 286–313, 2019, doi: 10.1080/00423114.2018.1467019.</w:t>
      </w:r>
    </w:p>
    <w:p w14:paraId="7BE913CE" w14:textId="77777777" w:rsidR="00FE532F" w:rsidRPr="00FE532F" w:rsidRDefault="00FE532F" w:rsidP="00FE532F">
      <w:pPr>
        <w:adjustRightInd w:val="0"/>
        <w:ind w:left="640" w:hanging="640"/>
        <w:rPr>
          <w:noProof/>
          <w:sz w:val="16"/>
          <w:szCs w:val="24"/>
        </w:rPr>
      </w:pPr>
      <w:r w:rsidRPr="00FE532F">
        <w:rPr>
          <w:noProof/>
          <w:sz w:val="16"/>
          <w:szCs w:val="24"/>
        </w:rPr>
        <w:t>[6]</w:t>
      </w:r>
      <w:r w:rsidRPr="00FE532F">
        <w:rPr>
          <w:noProof/>
          <w:sz w:val="16"/>
          <w:szCs w:val="24"/>
        </w:rPr>
        <w:tab/>
        <w:t xml:space="preserve">C. G. Bobier-Tiu, C. E. Beal, J. C. Kegelman, R. Y. Hindiyeh, and J. C. Gerdes, “Vehicle control synthesis using phase portraits of planar dynamics,” </w:t>
      </w:r>
      <w:r w:rsidRPr="00FE532F">
        <w:rPr>
          <w:i/>
          <w:iCs/>
          <w:noProof/>
          <w:sz w:val="16"/>
          <w:szCs w:val="24"/>
        </w:rPr>
        <w:t>Veh. Syst. Dyn.</w:t>
      </w:r>
      <w:r w:rsidRPr="00FE532F">
        <w:rPr>
          <w:noProof/>
          <w:sz w:val="16"/>
          <w:szCs w:val="24"/>
        </w:rPr>
        <w:t>, vol. 57, no. 9, pp. 1318–1337, 2019, doi: 10.1080/00423114.2018.1502456.</w:t>
      </w:r>
    </w:p>
    <w:p w14:paraId="37A9B52E" w14:textId="77777777" w:rsidR="00FE532F" w:rsidRPr="00FE532F" w:rsidRDefault="00FE532F" w:rsidP="00FE532F">
      <w:pPr>
        <w:adjustRightInd w:val="0"/>
        <w:ind w:left="640" w:hanging="640"/>
        <w:rPr>
          <w:noProof/>
          <w:sz w:val="16"/>
          <w:szCs w:val="24"/>
        </w:rPr>
      </w:pPr>
      <w:r w:rsidRPr="00FE532F">
        <w:rPr>
          <w:noProof/>
          <w:sz w:val="16"/>
          <w:szCs w:val="24"/>
        </w:rPr>
        <w:t>[7]</w:t>
      </w:r>
      <w:r w:rsidRPr="00FE532F">
        <w:rPr>
          <w:noProof/>
          <w:sz w:val="16"/>
          <w:szCs w:val="24"/>
        </w:rPr>
        <w:tab/>
        <w:t xml:space="preserve">S. Roychowdhury, M. Zhao, A. Wallin, N. Ohlsson, and M. Jonasson, “Machine Learning Models for Road Surface and Friction Estimation using Front-Camera Images,” in </w:t>
      </w:r>
      <w:r w:rsidRPr="00FE532F">
        <w:rPr>
          <w:i/>
          <w:iCs/>
          <w:noProof/>
          <w:sz w:val="16"/>
          <w:szCs w:val="24"/>
        </w:rPr>
        <w:t>2018 International Joint Conference on Neural Networks (IJCNN)</w:t>
      </w:r>
      <w:r w:rsidRPr="00FE532F">
        <w:rPr>
          <w:noProof/>
          <w:sz w:val="16"/>
          <w:szCs w:val="24"/>
        </w:rPr>
        <w:t>, 2018, pp. 1–8, doi: 10.1109/IJCNN.2018.8489188.</w:t>
      </w:r>
    </w:p>
    <w:p w14:paraId="04987C8F" w14:textId="77777777" w:rsidR="00FE532F" w:rsidRPr="00FE532F" w:rsidRDefault="00FE532F" w:rsidP="00FE532F">
      <w:pPr>
        <w:adjustRightInd w:val="0"/>
        <w:ind w:left="640" w:hanging="640"/>
        <w:rPr>
          <w:noProof/>
          <w:sz w:val="16"/>
          <w:szCs w:val="24"/>
        </w:rPr>
      </w:pPr>
      <w:r w:rsidRPr="00FE532F">
        <w:rPr>
          <w:noProof/>
          <w:sz w:val="16"/>
          <w:szCs w:val="24"/>
        </w:rPr>
        <w:t>[8]</w:t>
      </w:r>
      <w:r w:rsidRPr="00FE532F">
        <w:rPr>
          <w:noProof/>
          <w:sz w:val="16"/>
          <w:szCs w:val="24"/>
        </w:rPr>
        <w:tab/>
        <w:t xml:space="preserve">C. E. Beal, “Rapid Road Friction Estimation using Independent Left/Right Steering Torque Measurements,” </w:t>
      </w:r>
      <w:r w:rsidRPr="00FE532F">
        <w:rPr>
          <w:i/>
          <w:iCs/>
          <w:noProof/>
          <w:sz w:val="16"/>
          <w:szCs w:val="24"/>
        </w:rPr>
        <w:t>Veh. Syst. Dyn.</w:t>
      </w:r>
      <w:r w:rsidRPr="00FE532F">
        <w:rPr>
          <w:noProof/>
          <w:sz w:val="16"/>
          <w:szCs w:val="24"/>
        </w:rPr>
        <w:t>, vol. 58, no. 3, pp. 377–403, 2020, doi: 10.1080/00423114.2019.1580377.</w:t>
      </w:r>
    </w:p>
    <w:p w14:paraId="68EF1B11" w14:textId="77777777" w:rsidR="00FE532F" w:rsidRPr="00FE532F" w:rsidRDefault="00FE532F" w:rsidP="00FE532F">
      <w:pPr>
        <w:adjustRightInd w:val="0"/>
        <w:ind w:left="640" w:hanging="640"/>
        <w:rPr>
          <w:noProof/>
          <w:sz w:val="16"/>
          <w:szCs w:val="24"/>
        </w:rPr>
      </w:pPr>
      <w:r w:rsidRPr="00FE532F">
        <w:rPr>
          <w:noProof/>
          <w:sz w:val="16"/>
          <w:szCs w:val="24"/>
        </w:rPr>
        <w:t>[9]</w:t>
      </w:r>
      <w:r w:rsidRPr="00FE532F">
        <w:rPr>
          <w:noProof/>
          <w:sz w:val="16"/>
          <w:szCs w:val="24"/>
        </w:rPr>
        <w:tab/>
        <w:t xml:space="preserve">J. Subosits and J. C. Gerdes, “Autonomous vehicle control for emergency maneuvers: The effect of topography,” </w:t>
      </w:r>
      <w:r w:rsidRPr="00FE532F">
        <w:rPr>
          <w:i/>
          <w:iCs/>
          <w:noProof/>
          <w:sz w:val="16"/>
          <w:szCs w:val="24"/>
        </w:rPr>
        <w:t>Proc. Am. Control Conf.</w:t>
      </w:r>
      <w:r w:rsidRPr="00FE532F">
        <w:rPr>
          <w:noProof/>
          <w:sz w:val="16"/>
          <w:szCs w:val="24"/>
        </w:rPr>
        <w:t>, vol. 2015-July, pp. 1405–1410, 2015, doi: 10.1109/ACC.2015.7170930.</w:t>
      </w:r>
    </w:p>
    <w:p w14:paraId="37EE3FF5" w14:textId="77777777" w:rsidR="00FE532F" w:rsidRPr="00FE532F" w:rsidRDefault="00FE532F" w:rsidP="00FE532F">
      <w:pPr>
        <w:adjustRightInd w:val="0"/>
        <w:ind w:left="640" w:hanging="640"/>
        <w:rPr>
          <w:noProof/>
          <w:sz w:val="16"/>
          <w:szCs w:val="24"/>
        </w:rPr>
      </w:pPr>
      <w:r w:rsidRPr="00FE532F">
        <w:rPr>
          <w:noProof/>
          <w:sz w:val="16"/>
          <w:szCs w:val="24"/>
        </w:rPr>
        <w:t>[10]</w:t>
      </w:r>
      <w:r w:rsidRPr="00FE532F">
        <w:rPr>
          <w:noProof/>
          <w:sz w:val="16"/>
          <w:szCs w:val="24"/>
        </w:rPr>
        <w:tab/>
        <w:t xml:space="preserve">K. Kritayakirana and J. C. Gerdes, “Autonomous vehicle control at the limits of handling,” </w:t>
      </w:r>
      <w:r w:rsidRPr="00FE532F">
        <w:rPr>
          <w:i/>
          <w:iCs/>
          <w:noProof/>
          <w:sz w:val="16"/>
          <w:szCs w:val="24"/>
        </w:rPr>
        <w:t>Int. J. Veh. Auton. Syst.</w:t>
      </w:r>
      <w:r w:rsidRPr="00FE532F">
        <w:rPr>
          <w:noProof/>
          <w:sz w:val="16"/>
          <w:szCs w:val="24"/>
        </w:rPr>
        <w:t>, vol. 10, no. 4, pp. 271–296, 2012, doi: 10.1504/IJVAS.2012.051270.</w:t>
      </w:r>
    </w:p>
    <w:p w14:paraId="4A18593E" w14:textId="77777777" w:rsidR="00FE532F" w:rsidRPr="00FE532F" w:rsidRDefault="00FE532F" w:rsidP="00FE532F">
      <w:pPr>
        <w:adjustRightInd w:val="0"/>
        <w:ind w:left="640" w:hanging="640"/>
        <w:rPr>
          <w:noProof/>
          <w:sz w:val="16"/>
          <w:szCs w:val="24"/>
        </w:rPr>
      </w:pPr>
      <w:r w:rsidRPr="00FE532F">
        <w:rPr>
          <w:noProof/>
          <w:sz w:val="16"/>
          <w:szCs w:val="24"/>
        </w:rPr>
        <w:t>[11]</w:t>
      </w:r>
      <w:r w:rsidRPr="00FE532F">
        <w:rPr>
          <w:noProof/>
          <w:sz w:val="16"/>
          <w:szCs w:val="24"/>
        </w:rPr>
        <w:tab/>
        <w:t xml:space="preserve">J. Ni, J. Hu, and C. Xiang, “Envelope Control for Four-Wheel Independently Actuated Autonomous Ground Vehicle Through AFS/DYC Integrated Control,” </w:t>
      </w:r>
      <w:r w:rsidRPr="00FE532F">
        <w:rPr>
          <w:i/>
          <w:iCs/>
          <w:noProof/>
          <w:sz w:val="16"/>
          <w:szCs w:val="24"/>
        </w:rPr>
        <w:t>IEEE Trans. Veh. Technol.</w:t>
      </w:r>
      <w:r w:rsidRPr="00FE532F">
        <w:rPr>
          <w:noProof/>
          <w:sz w:val="16"/>
          <w:szCs w:val="24"/>
        </w:rPr>
        <w:t>, vol. 66, no. 11, pp. 9712–9726, 2017, doi: 10.1109/TVT.2017.2723418.</w:t>
      </w:r>
    </w:p>
    <w:p w14:paraId="2324850E" w14:textId="77777777" w:rsidR="00FE532F" w:rsidRPr="00FE532F" w:rsidRDefault="00FE532F" w:rsidP="00FE532F">
      <w:pPr>
        <w:adjustRightInd w:val="0"/>
        <w:ind w:left="640" w:hanging="640"/>
        <w:rPr>
          <w:noProof/>
          <w:sz w:val="16"/>
          <w:szCs w:val="24"/>
        </w:rPr>
      </w:pPr>
      <w:r w:rsidRPr="00FE532F">
        <w:rPr>
          <w:noProof/>
          <w:sz w:val="16"/>
          <w:szCs w:val="24"/>
        </w:rPr>
        <w:t>[12]</w:t>
      </w:r>
      <w:r w:rsidRPr="00FE532F">
        <w:rPr>
          <w:noProof/>
          <w:sz w:val="16"/>
          <w:szCs w:val="24"/>
        </w:rPr>
        <w:tab/>
        <w:t xml:space="preserve">W. C. Mitchell, R. Schroer, and D. B. Grisez, “Driving the traction circle,” </w:t>
      </w:r>
      <w:r w:rsidRPr="00FE532F">
        <w:rPr>
          <w:i/>
          <w:iCs/>
          <w:noProof/>
          <w:sz w:val="16"/>
          <w:szCs w:val="24"/>
        </w:rPr>
        <w:t>SAE Tech. Pap.</w:t>
      </w:r>
      <w:r w:rsidRPr="00FE532F">
        <w:rPr>
          <w:noProof/>
          <w:sz w:val="16"/>
          <w:szCs w:val="24"/>
        </w:rPr>
        <w:t>, no. 724, 2004, doi: 10.4271/2004-01-3545.</w:t>
      </w:r>
    </w:p>
    <w:p w14:paraId="4B112248" w14:textId="77777777" w:rsidR="00FE532F" w:rsidRPr="00FE532F" w:rsidRDefault="00FE532F" w:rsidP="00FE532F">
      <w:pPr>
        <w:adjustRightInd w:val="0"/>
        <w:ind w:left="640" w:hanging="640"/>
        <w:rPr>
          <w:noProof/>
          <w:sz w:val="16"/>
          <w:szCs w:val="24"/>
        </w:rPr>
      </w:pPr>
      <w:r w:rsidRPr="00FE532F">
        <w:rPr>
          <w:noProof/>
          <w:sz w:val="16"/>
          <w:szCs w:val="24"/>
        </w:rPr>
        <w:t>[13]</w:t>
      </w:r>
      <w:r w:rsidRPr="00FE532F">
        <w:rPr>
          <w:noProof/>
          <w:sz w:val="16"/>
          <w:szCs w:val="24"/>
        </w:rPr>
        <w:tab/>
        <w:t xml:space="preserve">N. R. Kapania, J. Subosits, and J. C. Gerdes, “A Sequential Two-Step Algorithm for Fast Generation of Vehicle Racing Trajectories,” </w:t>
      </w:r>
      <w:r w:rsidRPr="00FE532F">
        <w:rPr>
          <w:i/>
          <w:iCs/>
          <w:noProof/>
          <w:sz w:val="16"/>
          <w:szCs w:val="24"/>
        </w:rPr>
        <w:t>J. Dyn. Syst. Meas. Control. Trans. ASME</w:t>
      </w:r>
      <w:r w:rsidRPr="00FE532F">
        <w:rPr>
          <w:noProof/>
          <w:sz w:val="16"/>
          <w:szCs w:val="24"/>
        </w:rPr>
        <w:t>, vol. 138, no. 9, 2016, doi: 10.1115/1.4033311.</w:t>
      </w:r>
    </w:p>
    <w:p w14:paraId="6B5D06D6" w14:textId="77777777" w:rsidR="00FE532F" w:rsidRPr="00FE532F" w:rsidRDefault="00FE532F" w:rsidP="00FE532F">
      <w:pPr>
        <w:adjustRightInd w:val="0"/>
        <w:ind w:left="640" w:hanging="640"/>
        <w:rPr>
          <w:noProof/>
          <w:sz w:val="16"/>
          <w:szCs w:val="24"/>
        </w:rPr>
      </w:pPr>
      <w:r w:rsidRPr="00FE532F">
        <w:rPr>
          <w:noProof/>
          <w:sz w:val="16"/>
          <w:szCs w:val="24"/>
        </w:rPr>
        <w:t>[14]</w:t>
      </w:r>
      <w:r w:rsidRPr="00FE532F">
        <w:rPr>
          <w:noProof/>
          <w:sz w:val="16"/>
          <w:szCs w:val="24"/>
        </w:rPr>
        <w:tab/>
        <w:t xml:space="preserve">C. E. Beal and J. C. Gerdes, “Model predictive control for vehicle stabilization at the limits of handling,” </w:t>
      </w:r>
      <w:r w:rsidRPr="00FE532F">
        <w:rPr>
          <w:i/>
          <w:iCs/>
          <w:noProof/>
          <w:sz w:val="16"/>
          <w:szCs w:val="24"/>
        </w:rPr>
        <w:t>IEEE Trans. Control Syst. Technol.</w:t>
      </w:r>
      <w:r w:rsidRPr="00FE532F">
        <w:rPr>
          <w:noProof/>
          <w:sz w:val="16"/>
          <w:szCs w:val="24"/>
        </w:rPr>
        <w:t>, vol. 21, no. 4, pp. 1258–1269, 2013, doi: 10.1109/TCST.2012.2200826.</w:t>
      </w:r>
    </w:p>
    <w:p w14:paraId="6ADC220C" w14:textId="77777777" w:rsidR="00FE532F" w:rsidRPr="00FE532F" w:rsidRDefault="00FE532F" w:rsidP="00FE532F">
      <w:pPr>
        <w:adjustRightInd w:val="0"/>
        <w:ind w:left="640" w:hanging="640"/>
        <w:rPr>
          <w:noProof/>
          <w:sz w:val="16"/>
          <w:szCs w:val="24"/>
        </w:rPr>
      </w:pPr>
      <w:r w:rsidRPr="00FE532F">
        <w:rPr>
          <w:noProof/>
          <w:sz w:val="16"/>
          <w:szCs w:val="24"/>
        </w:rPr>
        <w:t>[15]</w:t>
      </w:r>
      <w:r w:rsidRPr="00FE532F">
        <w:rPr>
          <w:noProof/>
          <w:sz w:val="16"/>
          <w:szCs w:val="24"/>
        </w:rPr>
        <w:tab/>
        <w:t xml:space="preserve">AASHTO, </w:t>
      </w:r>
      <w:r w:rsidRPr="00FE532F">
        <w:rPr>
          <w:i/>
          <w:iCs/>
          <w:noProof/>
          <w:sz w:val="16"/>
          <w:szCs w:val="24"/>
        </w:rPr>
        <w:t>A Policy on Geometric Design of Highways and Streets</w:t>
      </w:r>
      <w:r w:rsidRPr="00FE532F">
        <w:rPr>
          <w:noProof/>
          <w:sz w:val="16"/>
          <w:szCs w:val="24"/>
        </w:rPr>
        <w:t>. 2018.</w:t>
      </w:r>
    </w:p>
    <w:p w14:paraId="1A130C31" w14:textId="77777777" w:rsidR="00FE532F" w:rsidRPr="00FE532F" w:rsidRDefault="00FE532F" w:rsidP="00FE532F">
      <w:pPr>
        <w:adjustRightInd w:val="0"/>
        <w:ind w:left="640" w:hanging="640"/>
        <w:rPr>
          <w:noProof/>
          <w:sz w:val="16"/>
          <w:szCs w:val="24"/>
        </w:rPr>
      </w:pPr>
      <w:r w:rsidRPr="00FE532F">
        <w:rPr>
          <w:noProof/>
          <w:sz w:val="16"/>
          <w:szCs w:val="24"/>
        </w:rPr>
        <w:t>[16]</w:t>
      </w:r>
      <w:r w:rsidRPr="00FE532F">
        <w:rPr>
          <w:noProof/>
          <w:sz w:val="16"/>
          <w:szCs w:val="24"/>
        </w:rPr>
        <w:tab/>
        <w:t xml:space="preserve">P. A. Theodosis and J. C. Gerdes, “Nonlinear optimization of a racing line for an autonomous racecar using professional driving techniques,” in </w:t>
      </w:r>
      <w:r w:rsidRPr="00FE532F">
        <w:rPr>
          <w:i/>
          <w:iCs/>
          <w:noProof/>
          <w:sz w:val="16"/>
          <w:szCs w:val="24"/>
        </w:rPr>
        <w:t>ASME 2012 5th Annual Dynamic Systems and Control Conference Joint with the JSME 2012 11th Motion and Vibration Conference, DSCC 2012-MOVIC 2012</w:t>
      </w:r>
      <w:r w:rsidRPr="00FE532F">
        <w:rPr>
          <w:noProof/>
          <w:sz w:val="16"/>
          <w:szCs w:val="24"/>
        </w:rPr>
        <w:t>, 2012, vol. 1, pp. 235–241, doi: 10.1115/DSCC2012-MOVIC2012-8620.</w:t>
      </w:r>
    </w:p>
    <w:p w14:paraId="67C76194" w14:textId="77777777" w:rsidR="00FE532F" w:rsidRPr="00FE532F" w:rsidRDefault="00FE532F" w:rsidP="00FE532F">
      <w:pPr>
        <w:adjustRightInd w:val="0"/>
        <w:ind w:left="640" w:hanging="640"/>
        <w:rPr>
          <w:noProof/>
          <w:sz w:val="16"/>
          <w:szCs w:val="24"/>
        </w:rPr>
      </w:pPr>
      <w:r w:rsidRPr="00FE532F">
        <w:rPr>
          <w:noProof/>
          <w:sz w:val="16"/>
          <w:szCs w:val="24"/>
        </w:rPr>
        <w:t>[17]</w:t>
      </w:r>
      <w:r w:rsidRPr="00FE532F">
        <w:rPr>
          <w:noProof/>
          <w:sz w:val="16"/>
          <w:szCs w:val="24"/>
        </w:rPr>
        <w:tab/>
        <w:t xml:space="preserve">P. A. Theodosis and J. C. Gerdes, “Generating a racing line for an autonomous racecar using professional driving techniques,” </w:t>
      </w:r>
      <w:r w:rsidRPr="00FE532F">
        <w:rPr>
          <w:i/>
          <w:iCs/>
          <w:noProof/>
          <w:sz w:val="16"/>
          <w:szCs w:val="24"/>
        </w:rPr>
        <w:t>ASME 2011 Dyn. Syst. Control Conf. Bath/ASME Symp. Fluid Power Motion Control. DSCC 2011</w:t>
      </w:r>
      <w:r w:rsidRPr="00FE532F">
        <w:rPr>
          <w:noProof/>
          <w:sz w:val="16"/>
          <w:szCs w:val="24"/>
        </w:rPr>
        <w:t>, vol. 2, pp. 853–860, 2011, doi: 10.1115/DSCC2011-6097.</w:t>
      </w:r>
    </w:p>
    <w:p w14:paraId="66F76A4B" w14:textId="77777777" w:rsidR="00FE532F" w:rsidRPr="00FE532F" w:rsidRDefault="00FE532F" w:rsidP="00FE532F">
      <w:pPr>
        <w:adjustRightInd w:val="0"/>
        <w:ind w:left="640" w:hanging="640"/>
        <w:rPr>
          <w:noProof/>
          <w:sz w:val="16"/>
          <w:szCs w:val="24"/>
        </w:rPr>
      </w:pPr>
      <w:r w:rsidRPr="00FE532F">
        <w:rPr>
          <w:noProof/>
          <w:sz w:val="16"/>
          <w:szCs w:val="24"/>
        </w:rPr>
        <w:t>[18]</w:t>
      </w:r>
      <w:r w:rsidRPr="00FE532F">
        <w:rPr>
          <w:noProof/>
          <w:sz w:val="16"/>
          <w:szCs w:val="24"/>
        </w:rPr>
        <w:tab/>
        <w:t xml:space="preserve">J. Villagra, V. Milanés, J. Pérez, and J. Godoy, “Smooth path and speed planning for an automated public transport vehicle,” </w:t>
      </w:r>
      <w:r w:rsidRPr="00FE532F">
        <w:rPr>
          <w:i/>
          <w:iCs/>
          <w:noProof/>
          <w:sz w:val="16"/>
          <w:szCs w:val="24"/>
        </w:rPr>
        <w:t>Rob. Auton. Syst.</w:t>
      </w:r>
      <w:r w:rsidRPr="00FE532F">
        <w:rPr>
          <w:noProof/>
          <w:sz w:val="16"/>
          <w:szCs w:val="24"/>
        </w:rPr>
        <w:t>, vol. 60, pp. 252–265, 2012, doi: 10.1016/j.robot.2011.11.001.</w:t>
      </w:r>
    </w:p>
    <w:p w14:paraId="3CB59EEE" w14:textId="77777777" w:rsidR="00FE532F" w:rsidRPr="00FE532F" w:rsidRDefault="00FE532F" w:rsidP="00FE532F">
      <w:pPr>
        <w:adjustRightInd w:val="0"/>
        <w:ind w:left="640" w:hanging="640"/>
        <w:rPr>
          <w:noProof/>
          <w:sz w:val="16"/>
          <w:szCs w:val="24"/>
        </w:rPr>
      </w:pPr>
      <w:r w:rsidRPr="00FE532F">
        <w:rPr>
          <w:noProof/>
          <w:sz w:val="16"/>
          <w:szCs w:val="24"/>
        </w:rPr>
        <w:t>[19]</w:t>
      </w:r>
      <w:r w:rsidRPr="00FE532F">
        <w:rPr>
          <w:noProof/>
          <w:sz w:val="16"/>
          <w:szCs w:val="24"/>
        </w:rPr>
        <w:tab/>
        <w:t xml:space="preserve">H. A. Hamersma and P. S. Els, “Longitudinal vehicle dynamics control for improved vehicle safety,” </w:t>
      </w:r>
      <w:r w:rsidRPr="00FE532F">
        <w:rPr>
          <w:i/>
          <w:iCs/>
          <w:noProof/>
          <w:sz w:val="16"/>
          <w:szCs w:val="24"/>
        </w:rPr>
        <w:t>J. Terramechanics</w:t>
      </w:r>
      <w:r w:rsidRPr="00FE532F">
        <w:rPr>
          <w:noProof/>
          <w:sz w:val="16"/>
          <w:szCs w:val="24"/>
        </w:rPr>
        <w:t>, vol. 54, pp. 19–36, 2014, doi: 10.1016/j.jterra.2014.04.002.</w:t>
      </w:r>
    </w:p>
    <w:p w14:paraId="1E9EE894" w14:textId="77777777" w:rsidR="00FE532F" w:rsidRPr="00FE532F" w:rsidRDefault="00FE532F" w:rsidP="00FE532F">
      <w:pPr>
        <w:adjustRightInd w:val="0"/>
        <w:ind w:left="640" w:hanging="640"/>
        <w:rPr>
          <w:noProof/>
          <w:sz w:val="16"/>
          <w:szCs w:val="24"/>
        </w:rPr>
      </w:pPr>
      <w:r w:rsidRPr="00FE532F">
        <w:rPr>
          <w:noProof/>
          <w:sz w:val="16"/>
          <w:szCs w:val="24"/>
        </w:rPr>
        <w:t>[20]</w:t>
      </w:r>
      <w:r w:rsidRPr="00FE532F">
        <w:rPr>
          <w:noProof/>
          <w:sz w:val="16"/>
          <w:szCs w:val="24"/>
        </w:rPr>
        <w:tab/>
        <w:t>“Test Track.” https://www.larson.psu.edu/about/test-track.aspx (accessed Apr. 08, 2021).</w:t>
      </w:r>
    </w:p>
    <w:p w14:paraId="514D409E" w14:textId="77777777" w:rsidR="00FE532F" w:rsidRPr="00FE532F" w:rsidRDefault="00FE532F" w:rsidP="00FE532F">
      <w:pPr>
        <w:adjustRightInd w:val="0"/>
        <w:ind w:left="640" w:hanging="640"/>
        <w:rPr>
          <w:noProof/>
          <w:sz w:val="16"/>
          <w:szCs w:val="24"/>
        </w:rPr>
      </w:pPr>
      <w:r w:rsidRPr="00FE532F">
        <w:rPr>
          <w:noProof/>
          <w:sz w:val="16"/>
          <w:szCs w:val="24"/>
        </w:rPr>
        <w:t>[21]</w:t>
      </w:r>
      <w:r w:rsidRPr="00FE532F">
        <w:rPr>
          <w:noProof/>
          <w:sz w:val="16"/>
          <w:szCs w:val="24"/>
        </w:rPr>
        <w:tab/>
        <w:t xml:space="preserve">R. Solea and U. Nunes, “Trajectory planning with velocity planner for fully-automated passenger vehicles,” </w:t>
      </w:r>
      <w:r w:rsidRPr="00FE532F">
        <w:rPr>
          <w:i/>
          <w:iCs/>
          <w:noProof/>
          <w:sz w:val="16"/>
          <w:szCs w:val="24"/>
        </w:rPr>
        <w:t>IEEE Conf. Intell. Transp. Syst. Proceedings, ITSC</w:t>
      </w:r>
      <w:r w:rsidRPr="00FE532F">
        <w:rPr>
          <w:noProof/>
          <w:sz w:val="16"/>
          <w:szCs w:val="24"/>
        </w:rPr>
        <w:t>, pp. 474–480, 2006, doi: 10.1109/itsc.2006.1706786.</w:t>
      </w:r>
    </w:p>
    <w:p w14:paraId="1BB4D8D9" w14:textId="77777777" w:rsidR="00FE532F" w:rsidRPr="00FE532F" w:rsidRDefault="00FE532F" w:rsidP="00FE532F">
      <w:pPr>
        <w:adjustRightInd w:val="0"/>
        <w:ind w:left="640" w:hanging="640"/>
        <w:rPr>
          <w:noProof/>
          <w:sz w:val="16"/>
          <w:szCs w:val="24"/>
        </w:rPr>
      </w:pPr>
      <w:r w:rsidRPr="00FE532F">
        <w:rPr>
          <w:noProof/>
          <w:sz w:val="16"/>
          <w:szCs w:val="24"/>
        </w:rPr>
        <w:t>[22]</w:t>
      </w:r>
      <w:r w:rsidRPr="00FE532F">
        <w:rPr>
          <w:noProof/>
          <w:sz w:val="16"/>
          <w:szCs w:val="24"/>
        </w:rPr>
        <w:tab/>
        <w:t xml:space="preserve">R. Barrio, “Performance of the Taylor series method for ODEs/DAEs,” </w:t>
      </w:r>
      <w:r w:rsidRPr="00FE532F">
        <w:rPr>
          <w:i/>
          <w:iCs/>
          <w:noProof/>
          <w:sz w:val="16"/>
          <w:szCs w:val="24"/>
        </w:rPr>
        <w:t>Appl. Math. Comput.</w:t>
      </w:r>
      <w:r w:rsidRPr="00FE532F">
        <w:rPr>
          <w:noProof/>
          <w:sz w:val="16"/>
          <w:szCs w:val="24"/>
        </w:rPr>
        <w:t>, vol. 163, no. 2, pp. 525–545, 2005, doi: 10.1016/j.amc.2004.02.015.</w:t>
      </w:r>
    </w:p>
    <w:p w14:paraId="03EFC272" w14:textId="77777777" w:rsidR="00FE532F" w:rsidRPr="00FE532F" w:rsidRDefault="00FE532F" w:rsidP="00FE532F">
      <w:pPr>
        <w:adjustRightInd w:val="0"/>
        <w:ind w:left="640" w:hanging="640"/>
        <w:rPr>
          <w:noProof/>
          <w:sz w:val="16"/>
        </w:rPr>
      </w:pPr>
      <w:r w:rsidRPr="00FE532F">
        <w:rPr>
          <w:noProof/>
          <w:sz w:val="16"/>
          <w:szCs w:val="24"/>
        </w:rPr>
        <w:t>[23]</w:t>
      </w:r>
      <w:r w:rsidRPr="00FE532F">
        <w:rPr>
          <w:noProof/>
          <w:sz w:val="16"/>
          <w:szCs w:val="24"/>
        </w:rPr>
        <w:tab/>
        <w:t xml:space="preserve">E. Lehtonen, O. Lappi, H. Kotkanen, and H. Summala, “Look-ahead fixations in curve driving,” </w:t>
      </w:r>
      <w:r w:rsidRPr="00FE532F">
        <w:rPr>
          <w:i/>
          <w:iCs/>
          <w:noProof/>
          <w:sz w:val="16"/>
          <w:szCs w:val="24"/>
        </w:rPr>
        <w:t>Ergonomics</w:t>
      </w:r>
      <w:r w:rsidRPr="00FE532F">
        <w:rPr>
          <w:noProof/>
          <w:sz w:val="16"/>
          <w:szCs w:val="24"/>
        </w:rPr>
        <w:t>, vol. 56, no. 1, pp. 34–44, 2013, doi: 10.1080/00140139.2012.739205.</w:t>
      </w:r>
    </w:p>
    <w:p w14:paraId="0D1F7F49" w14:textId="4EDA3636" w:rsidR="00F6385D" w:rsidRPr="007A28F1" w:rsidRDefault="00F6385D" w:rsidP="00931018">
      <w:pPr>
        <w:adjustRightInd w:val="0"/>
        <w:pPrChange w:id="144" w:author="Craig Beal" w:date="2021-04-20T11:23:00Z">
          <w:pPr>
            <w:adjustRightInd w:val="0"/>
            <w:ind w:left="640" w:hanging="640"/>
          </w:pPr>
        </w:pPrChange>
      </w:pPr>
      <w:r w:rsidRPr="001A59A1">
        <w:rPr>
          <w:rFonts w:eastAsiaTheme="minorEastAsia"/>
          <w:sz w:val="16"/>
          <w:szCs w:val="16"/>
        </w:rPr>
        <w:lastRenderedPageBreak/>
        <w:fldChar w:fldCharType="end"/>
      </w:r>
    </w:p>
    <w:sectPr w:rsidR="00F6385D" w:rsidRPr="007A28F1" w:rsidSect="0015028E">
      <w:headerReference w:type="default" r:id="rId61"/>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raig Beal" w:date="2021-04-20T10:14:00Z" w:initials="CB">
    <w:p w14:paraId="3DC9F06F" w14:textId="3EF20C69" w:rsidR="00A178EB" w:rsidRDefault="00A178EB">
      <w:pPr>
        <w:pStyle w:val="CommentText"/>
      </w:pPr>
      <w:r>
        <w:rPr>
          <w:rStyle w:val="CommentReference"/>
        </w:rPr>
        <w:annotationRef/>
      </w:r>
      <w:r>
        <w:t>Check the note below. It won’t let me comment on it, but the L in your name got superscripted.</w:t>
      </w:r>
    </w:p>
  </w:comment>
  <w:comment w:id="1" w:author="Craig Beal" w:date="2021-04-20T08:59:00Z" w:initials="CB">
    <w:p w14:paraId="1A81B346" w14:textId="0775E0FC" w:rsidR="00E64925" w:rsidRDefault="00E64925">
      <w:pPr>
        <w:pStyle w:val="CommentText"/>
      </w:pPr>
      <w:r>
        <w:rPr>
          <w:rStyle w:val="CommentReference"/>
        </w:rPr>
        <w:annotationRef/>
      </w:r>
      <w:r>
        <w:t>I am also an IEEE member.</w:t>
      </w:r>
    </w:p>
  </w:comment>
  <w:comment w:id="10" w:author="Craig Beal" w:date="2021-04-20T09:07:00Z" w:initials="CB">
    <w:p w14:paraId="0540F781" w14:textId="45F81B93" w:rsidR="00E64925" w:rsidRDefault="00E64925">
      <w:pPr>
        <w:pStyle w:val="CommentText"/>
      </w:pPr>
      <w:r>
        <w:rPr>
          <w:rStyle w:val="CommentReference"/>
        </w:rPr>
        <w:annotationRef/>
      </w:r>
      <w:r>
        <w:t>Seems like refs 11 and 14 should be noted here (which will rearrange them). There may be some others that would be worthwhile as well, since one of those is a self-reference.</w:t>
      </w:r>
    </w:p>
  </w:comment>
  <w:comment w:id="11" w:author="Craig Beal" w:date="2021-04-20T09:13:00Z" w:initials="CB">
    <w:p w14:paraId="29BB5A2D" w14:textId="248C27E0" w:rsidR="00433986" w:rsidRDefault="00433986">
      <w:pPr>
        <w:pStyle w:val="CommentText"/>
      </w:pPr>
      <w:r>
        <w:rPr>
          <w:rStyle w:val="CommentReference"/>
        </w:rPr>
        <w:annotationRef/>
      </w:r>
      <w:r>
        <w:t xml:space="preserve">You don’t want to assert that no previously published longitudinal velocity planning approach considered road surface friction. A reviewer could point out a paper that does so and negatively </w:t>
      </w:r>
    </w:p>
  </w:comment>
  <w:comment w:id="20" w:author="Craig Beal" w:date="2021-04-20T09:17:00Z" w:initials="CB">
    <w:p w14:paraId="0DD92F5E" w14:textId="26569633" w:rsidR="00433986" w:rsidRDefault="00433986">
      <w:pPr>
        <w:pStyle w:val="CommentText"/>
      </w:pPr>
      <w:r>
        <w:rPr>
          <w:rStyle w:val="CommentReference"/>
        </w:rPr>
        <w:annotationRef/>
      </w:r>
      <w:r>
        <w:t>Reference for this?</w:t>
      </w:r>
    </w:p>
  </w:comment>
  <w:comment w:id="29" w:author="Craig Beal" w:date="2021-04-20T09:31:00Z" w:initials="CB">
    <w:p w14:paraId="1476C85C" w14:textId="61E74DFE" w:rsidR="001F7B4B" w:rsidRDefault="001F7B4B">
      <w:pPr>
        <w:pStyle w:val="CommentText"/>
      </w:pPr>
      <w:r>
        <w:rPr>
          <w:rStyle w:val="CommentReference"/>
        </w:rPr>
        <w:annotationRef/>
      </w:r>
      <w:r>
        <w:t xml:space="preserve">Other than the few small changes that I </w:t>
      </w:r>
      <w:proofErr w:type="gramStart"/>
      <w:r>
        <w:t>suggested or made,</w:t>
      </w:r>
      <w:proofErr w:type="gramEnd"/>
      <w:r>
        <w:t xml:space="preserve"> I think the intro looks to be in very good shape.</w:t>
      </w:r>
    </w:p>
  </w:comment>
  <w:comment w:id="35" w:author="Craig Beal" w:date="2021-04-20T09:45:00Z" w:initials="CB">
    <w:p w14:paraId="74AEA752" w14:textId="6366D04A" w:rsidR="00D713E1" w:rsidRDefault="00D713E1">
      <w:pPr>
        <w:pStyle w:val="CommentText"/>
      </w:pPr>
      <w:r>
        <w:rPr>
          <w:rStyle w:val="CommentReference"/>
        </w:rPr>
        <w:annotationRef/>
      </w:r>
      <w:r>
        <w:t xml:space="preserve">Track changes doesn’t seem to record my changes for this, but you had “single-tack vehicle </w:t>
      </w:r>
      <w:proofErr w:type="spellStart"/>
      <w:r>
        <w:t>chasis</w:t>
      </w:r>
      <w:proofErr w:type="spellEnd"/>
      <w:r>
        <w:t xml:space="preserve"> model” where it should be “single-track vehicle chassis model”</w:t>
      </w:r>
    </w:p>
  </w:comment>
  <w:comment w:id="43" w:author="Craig Beal" w:date="2021-04-20T09:48:00Z" w:initials="CB">
    <w:p w14:paraId="5BEAEE81" w14:textId="78F4F042" w:rsidR="00D713E1" w:rsidRDefault="00D713E1">
      <w:pPr>
        <w:pStyle w:val="CommentText"/>
      </w:pPr>
      <w:r>
        <w:rPr>
          <w:rStyle w:val="CommentReference"/>
        </w:rPr>
        <w:annotationRef/>
      </w:r>
      <w:r>
        <w:t xml:space="preserve">There’s an </w:t>
      </w:r>
      <w:proofErr w:type="gramStart"/>
      <w:r>
        <w:t>odd misplaced</w:t>
      </w:r>
      <w:proofErr w:type="gramEnd"/>
      <w:r>
        <w:t xml:space="preserve"> comma here.</w:t>
      </w:r>
    </w:p>
  </w:comment>
  <w:comment w:id="52" w:author="Gao, Liming" w:date="2021-04-19T00:23:00Z" w:initials="GL">
    <w:p w14:paraId="3B7A0147" w14:textId="7D430CA1" w:rsidR="003A17F5" w:rsidRDefault="003A17F5" w:rsidP="001C6267">
      <w:pPr>
        <w:pStyle w:val="CommentText"/>
      </w:pPr>
      <w:r>
        <w:rPr>
          <w:rStyle w:val="CommentReference"/>
        </w:rPr>
        <w:annotationRef/>
      </w:r>
      <w:r w:rsidR="00FE5124">
        <w:rPr>
          <w:rFonts w:hint="eastAsia"/>
          <w:lang w:eastAsia="zh-CN"/>
        </w:rPr>
        <w:t>Dr.</w:t>
      </w:r>
      <w:r w:rsidR="00FE5124">
        <w:t xml:space="preserve"> Beal, </w:t>
      </w:r>
      <w:proofErr w:type="gramStart"/>
      <w:r>
        <w:t>Is</w:t>
      </w:r>
      <w:proofErr w:type="gramEnd"/>
      <w:r>
        <w:t xml:space="preserve"> it true that we assume </w:t>
      </w:r>
      <w:proofErr w:type="spellStart"/>
      <w:r>
        <w:t>Vy</w:t>
      </w:r>
      <w:proofErr w:type="spellEnd"/>
      <w:r>
        <w:t xml:space="preserve"> = 0? I thought we were using the vehicle characteristics and the road geometry to work out the steady-state </w:t>
      </w:r>
      <w:proofErr w:type="spellStart"/>
      <w:r>
        <w:t>Vy</w:t>
      </w:r>
      <w:proofErr w:type="spellEnd"/>
      <w:r>
        <w:t xml:space="preserve">. This is something that someone might call into question, though the other variables should be OK. I’d also rearrange to put the derivatives first, then </w:t>
      </w:r>
      <w:proofErr w:type="spellStart"/>
      <w:r>
        <w:t>Vy</w:t>
      </w:r>
      <w:proofErr w:type="spellEnd"/>
      <w:r>
        <w:t xml:space="preserve"> and r.</w:t>
      </w:r>
    </w:p>
    <w:p w14:paraId="36DA6716" w14:textId="528FD11E" w:rsidR="003A17F5" w:rsidRDefault="003A17F5">
      <w:pPr>
        <w:pStyle w:val="CommentText"/>
      </w:pPr>
    </w:p>
  </w:comment>
  <w:comment w:id="54" w:author="Craig Beal" w:date="2021-04-20T10:07:00Z" w:initials="CB">
    <w:p w14:paraId="2DE0A829" w14:textId="796EEBA6" w:rsidR="00A178EB" w:rsidRDefault="00A178EB">
      <w:pPr>
        <w:pStyle w:val="CommentText"/>
      </w:pPr>
      <w:r>
        <w:rPr>
          <w:rStyle w:val="CommentReference"/>
        </w:rPr>
        <w:annotationRef/>
      </w:r>
      <w:r>
        <w:t xml:space="preserve">I think that there should be a minus-plus sign in front of the </w:t>
      </w:r>
      <w:proofErr w:type="spellStart"/>
      <w:r>
        <w:t>gsin</w:t>
      </w:r>
      <w:proofErr w:type="spellEnd"/>
      <w:r>
        <w:t>(theta) term to reflect the acceleration and deceleration like the square root term.</w:t>
      </w:r>
    </w:p>
  </w:comment>
  <w:comment w:id="63" w:author="Craig Beal" w:date="2021-04-20T10:06:00Z" w:initials="CB">
    <w:p w14:paraId="527A17C7" w14:textId="71452122" w:rsidR="00A178EB" w:rsidRDefault="00A178EB">
      <w:pPr>
        <w:pStyle w:val="CommentText"/>
      </w:pPr>
      <w:r>
        <w:rPr>
          <w:rStyle w:val="CommentReference"/>
        </w:rPr>
        <w:annotationRef/>
      </w:r>
      <w:r>
        <w:t xml:space="preserve">I think that there should be a minus-plus sign in front of the </w:t>
      </w:r>
      <w:proofErr w:type="spellStart"/>
      <w:r>
        <w:t>gsin</w:t>
      </w:r>
      <w:proofErr w:type="spellEnd"/>
      <w:r>
        <w:t>(theta) term to reflect the acceleration and deceleration like the square root term.</w:t>
      </w:r>
    </w:p>
  </w:comment>
  <w:comment w:id="66" w:author="Craig Beal" w:date="2021-04-20T10:10:00Z" w:initials="CB">
    <w:p w14:paraId="2F534B46" w14:textId="54362F85" w:rsidR="00A178EB" w:rsidRDefault="00A178EB">
      <w:pPr>
        <w:pStyle w:val="CommentText"/>
      </w:pPr>
      <w:r>
        <w:rPr>
          <w:rStyle w:val="CommentReference"/>
        </w:rPr>
        <w:annotationRef/>
      </w:r>
      <w:r>
        <w:t xml:space="preserve">Is this </w:t>
      </w:r>
      <w:proofErr w:type="gramStart"/>
      <w:r>
        <w:t>technically</w:t>
      </w:r>
      <w:proofErr w:type="gramEnd"/>
      <w:r>
        <w:t xml:space="preserve"> correct? A </w:t>
      </w:r>
      <w:proofErr w:type="spellStart"/>
      <w:r>
        <w:t>clothoid</w:t>
      </w:r>
      <w:proofErr w:type="spellEnd"/>
      <w:r>
        <w:t xml:space="preserve"> seems to be defined as a curve with linearly varying curvature. </w:t>
      </w:r>
      <w:proofErr w:type="gramStart"/>
      <w:r>
        <w:t>So</w:t>
      </w:r>
      <w:proofErr w:type="gramEnd"/>
      <w:r>
        <w:t xml:space="preserve"> a path with straight sections, sections with constant curvature, and linearly varying sections would *contain* </w:t>
      </w:r>
      <w:proofErr w:type="spellStart"/>
      <w:r>
        <w:t>clothoids</w:t>
      </w:r>
      <w:proofErr w:type="spellEnd"/>
      <w:r>
        <w:t xml:space="preserve"> but not necessarily be a “</w:t>
      </w:r>
      <w:proofErr w:type="spellStart"/>
      <w:r>
        <w:t>clothoid</w:t>
      </w:r>
      <w:proofErr w:type="spellEnd"/>
      <w:r>
        <w:t xml:space="preserve"> path.” I think this is mostly a semantic argument, but it could be a little confusing.</w:t>
      </w:r>
    </w:p>
  </w:comment>
  <w:comment w:id="75" w:author="Craig Beal" w:date="2021-04-20T10:21:00Z" w:initials="CB">
    <w:p w14:paraId="0B3100F6" w14:textId="4012448F" w:rsidR="00385CE8" w:rsidRDefault="00385CE8">
      <w:pPr>
        <w:pStyle w:val="CommentText"/>
      </w:pPr>
      <w:r>
        <w:rPr>
          <w:rStyle w:val="CommentReference"/>
        </w:rPr>
        <w:annotationRef/>
      </w:r>
      <w:r>
        <w:t>Same minus-plus sign as before.</w:t>
      </w:r>
    </w:p>
  </w:comment>
  <w:comment w:id="83" w:author="Craig Beal" w:date="2021-04-20T10:22:00Z" w:initials="CB">
    <w:p w14:paraId="6E166E12" w14:textId="1CA7EA1C" w:rsidR="00385CE8" w:rsidRDefault="00385CE8">
      <w:pPr>
        <w:pStyle w:val="CommentText"/>
      </w:pPr>
      <w:r>
        <w:rPr>
          <w:rStyle w:val="CommentReference"/>
        </w:rPr>
        <w:annotationRef/>
      </w:r>
      <w:r>
        <w:t>Same minus-plus sign as before.</w:t>
      </w:r>
    </w:p>
  </w:comment>
  <w:comment w:id="85" w:author="Craig Beal" w:date="2021-04-20T10:28:00Z" w:initials="CB">
    <w:p w14:paraId="5EE63554" w14:textId="1B16CCF8" w:rsidR="008C2ABA" w:rsidRDefault="008C2ABA">
      <w:pPr>
        <w:pStyle w:val="CommentText"/>
      </w:pPr>
      <w:r>
        <w:rPr>
          <w:rStyle w:val="CommentReference"/>
        </w:rPr>
        <w:annotationRef/>
      </w:r>
      <w:r>
        <w:t>Can’t we include the grade here? I know that we are specifying certain conditions in order to obtain an analytical solution, but the integral should be straightforward.</w:t>
      </w:r>
    </w:p>
  </w:comment>
  <w:comment w:id="87" w:author="Craig Beal" w:date="2021-04-20T10:58:00Z" w:initials="CB">
    <w:p w14:paraId="56C78786" w14:textId="44B0CA95" w:rsidR="0005101B" w:rsidRDefault="0005101B">
      <w:pPr>
        <w:pStyle w:val="CommentText"/>
      </w:pPr>
      <w:r>
        <w:rPr>
          <w:rStyle w:val="CommentReference"/>
        </w:rPr>
        <w:annotationRef/>
      </w:r>
      <w:r>
        <w:t xml:space="preserve">You could also point out that a </w:t>
      </w:r>
      <w:proofErr w:type="spellStart"/>
      <w:r>
        <w:t>clothoid</w:t>
      </w:r>
      <w:proofErr w:type="spellEnd"/>
      <w:r>
        <w:t xml:space="preserve"> segment could be treated as a constant radius segment with a radius equal to the tightest radius. This would give a conservative bound on the speed. (This also might give us another approach to doing an analytical approximation. You can treat it as a series of progressively tighter segments, and decrease the size of the segments to obtain some sort of limit behavior?)</w:t>
      </w:r>
    </w:p>
  </w:comment>
  <w:comment w:id="112" w:author="Craig Beal" w:date="2021-04-20T11:07:00Z" w:initials="CB">
    <w:p w14:paraId="2DD644CB" w14:textId="2466CF84" w:rsidR="003F04E7" w:rsidRDefault="003F04E7">
      <w:pPr>
        <w:pStyle w:val="CommentText"/>
      </w:pPr>
      <w:r>
        <w:rPr>
          <w:rStyle w:val="CommentReference"/>
        </w:rPr>
        <w:annotationRef/>
      </w:r>
      <w:r>
        <w:t>This is not quite true. You only need to know the information at D when you get to the point where the velocity profile in the forward direction starts to go down relative to the curve limit. Your point is correct, and the A/B relationship is accurate, but someone could probably argue that the C/D relationship is not. You would need another point between C and D to call this out correctly.</w:t>
      </w:r>
    </w:p>
  </w:comment>
  <w:comment w:id="114" w:author="Craig Beal" w:date="2021-04-20T11:13:00Z" w:initials="CB">
    <w:p w14:paraId="63AB0D91" w14:textId="38625C34" w:rsidR="003F04E7" w:rsidRDefault="003F04E7">
      <w:pPr>
        <w:pStyle w:val="CommentText"/>
      </w:pPr>
      <w:r>
        <w:rPr>
          <w:rStyle w:val="CommentReference"/>
        </w:rPr>
        <w:annotationRef/>
      </w:r>
      <w:r>
        <w:t>Also, I think this only applies to the backward limit. The forward limit deals with accelerating, but as long as you can always brake to get down to the appropriate speed, that is what sets the preview window.</w:t>
      </w:r>
    </w:p>
  </w:comment>
  <w:comment w:id="115" w:author="Craig Beal" w:date="2021-04-20T11:10:00Z" w:initials="CB">
    <w:p w14:paraId="4671D629" w14:textId="47FA2D5C" w:rsidR="003F04E7" w:rsidRDefault="003F04E7">
      <w:pPr>
        <w:pStyle w:val="CommentText"/>
      </w:pPr>
      <w:r>
        <w:rPr>
          <w:rStyle w:val="CommentReference"/>
        </w:rPr>
        <w:annotationRef/>
      </w:r>
      <w:r>
        <w:t>It would be helpful if you could add the points A, B, C, D, E to Figures 7 and 8 as well. I think these might be slightly off.</w:t>
      </w:r>
    </w:p>
  </w:comment>
  <w:comment w:id="126" w:author="Craig Beal" w:date="2021-04-20T11:16:00Z" w:initials="CB">
    <w:p w14:paraId="0B9D012A" w14:textId="08C1FE73" w:rsidR="00931018" w:rsidRDefault="00931018">
      <w:pPr>
        <w:pStyle w:val="CommentText"/>
      </w:pPr>
      <w:r>
        <w:rPr>
          <w:rStyle w:val="CommentReference"/>
        </w:rPr>
        <w:annotationRef/>
      </w:r>
      <w:r>
        <w:t>This section is *way* more interesting and relevant to read than the previous version. I really think this is good, with the caveat of needing those few tweaks.</w:t>
      </w:r>
    </w:p>
  </w:comment>
  <w:comment w:id="127" w:author="Craig Beal" w:date="2021-04-20T11:37:00Z" w:initials="CB">
    <w:p w14:paraId="3DFE2C1B" w14:textId="124E2313" w:rsidR="00821654" w:rsidRDefault="00821654">
      <w:pPr>
        <w:pStyle w:val="CommentText"/>
      </w:pPr>
      <w:r>
        <w:rPr>
          <w:rStyle w:val="CommentReference"/>
        </w:rPr>
        <w:annotationRef/>
      </w:r>
      <w:r>
        <w:t>I think you could remove this entire paragraph, as it is basically restating the case of the entire paper. With the room that you create, I would add one paragraph describing the results of your simulation. At the moment, you have just one sentence at the end of the next paragraph and the reader is not given much of your interpretation of what you learned from the simulation.</w:t>
      </w:r>
    </w:p>
  </w:comment>
  <w:comment w:id="131" w:author="Craig Beal" w:date="2021-04-20T11:19:00Z" w:initials="CB">
    <w:p w14:paraId="46BA6FE4" w14:textId="4B670379" w:rsidR="00931018" w:rsidRDefault="00931018">
      <w:pPr>
        <w:pStyle w:val="CommentText"/>
      </w:pPr>
      <w:r>
        <w:rPr>
          <w:rStyle w:val="CommentReference"/>
        </w:rPr>
        <w:annotationRef/>
      </w:r>
      <w:r>
        <w:t>Interesting. This should be noted for future work. If I’m looking at it correctly, we don’t treat the drive forces as being assigned to one axle or the other.</w:t>
      </w:r>
    </w:p>
  </w:comment>
  <w:comment w:id="139" w:author="Craig Beal" w:date="2021-04-20T11:32:00Z" w:initials="CB">
    <w:p w14:paraId="50916723" w14:textId="520AEA68" w:rsidR="00935CD4" w:rsidRDefault="00935CD4">
      <w:pPr>
        <w:pStyle w:val="CommentText"/>
      </w:pPr>
      <w:r>
        <w:rPr>
          <w:rStyle w:val="CommentReference"/>
        </w:rPr>
        <w:annotationRef/>
      </w:r>
      <w:r>
        <w:t>I like this graphic, and the x’s with the annotation “crash” are good to help a reader immediately interpret the plots for these excessive states. It is a little hard to see why there is a crash here since you have to look way back at previous plots. Might be worth an extra line in the plot to show the calculated velocity limits. You might even use the curve limits rather than the whole profile so that you see there is a sudden drop in the feasible speed that the preview vehicle “saw” ahead of time but that the other vehicle did not and was thus not able to handle.</w:t>
      </w:r>
    </w:p>
  </w:comment>
  <w:comment w:id="140" w:author="Craig Beal" w:date="2021-04-20T11:39:00Z" w:initials="CB">
    <w:p w14:paraId="546D37BE" w14:textId="272E27EB" w:rsidR="00357BA4" w:rsidRDefault="00357BA4">
      <w:pPr>
        <w:pStyle w:val="CommentText"/>
      </w:pPr>
      <w:r>
        <w:rPr>
          <w:rStyle w:val="CommentReference"/>
        </w:rPr>
        <w:annotationRef/>
      </w:r>
      <w:r>
        <w:t>Technically this is not true since you set lambda to 0.4 for your simulation.</w:t>
      </w:r>
    </w:p>
  </w:comment>
  <w:comment w:id="141" w:author="Craig Beal" w:date="2021-04-20T11:23:00Z" w:initials="CB">
    <w:p w14:paraId="1D47CE15" w14:textId="35F3E76A" w:rsidR="00931018" w:rsidRDefault="00931018">
      <w:pPr>
        <w:pStyle w:val="CommentText"/>
      </w:pPr>
      <w:r>
        <w:rPr>
          <w:rStyle w:val="CommentReference"/>
        </w:rPr>
        <w:annotationRef/>
      </w:r>
      <w:r w:rsidR="00935CD4">
        <w:t>N</w:t>
      </w:r>
      <w:r>
        <w:t>umbers</w:t>
      </w:r>
      <w:r w:rsidR="00935CD4">
        <w:t xml:space="preserve"> (pluralize the abbreviation)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C9F06F" w15:done="0"/>
  <w15:commentEx w15:paraId="1A81B346" w15:done="0"/>
  <w15:commentEx w15:paraId="0540F781" w15:done="0"/>
  <w15:commentEx w15:paraId="29BB5A2D" w15:done="0"/>
  <w15:commentEx w15:paraId="0DD92F5E" w15:done="0"/>
  <w15:commentEx w15:paraId="1476C85C" w15:done="0"/>
  <w15:commentEx w15:paraId="74AEA752" w15:done="0"/>
  <w15:commentEx w15:paraId="5BEAEE81" w15:done="0"/>
  <w15:commentEx w15:paraId="36DA6716" w15:done="0"/>
  <w15:commentEx w15:paraId="2DE0A829" w15:done="0"/>
  <w15:commentEx w15:paraId="527A17C7" w15:done="0"/>
  <w15:commentEx w15:paraId="2F534B46" w15:done="0"/>
  <w15:commentEx w15:paraId="0B3100F6" w15:done="0"/>
  <w15:commentEx w15:paraId="6E166E12" w15:done="0"/>
  <w15:commentEx w15:paraId="5EE63554" w15:done="0"/>
  <w15:commentEx w15:paraId="56C78786" w15:done="0"/>
  <w15:commentEx w15:paraId="2DD644CB" w15:done="0"/>
  <w15:commentEx w15:paraId="63AB0D91" w15:done="0"/>
  <w15:commentEx w15:paraId="4671D629" w15:done="0"/>
  <w15:commentEx w15:paraId="0B9D012A" w15:done="0"/>
  <w15:commentEx w15:paraId="3DFE2C1B" w15:done="0"/>
  <w15:commentEx w15:paraId="46BA6FE4" w15:done="0"/>
  <w15:commentEx w15:paraId="50916723" w15:done="0"/>
  <w15:commentEx w15:paraId="546D37BE" w15:done="0"/>
  <w15:commentEx w15:paraId="1D47CE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2802" w16cex:dateUtc="2021-04-20T14:14:00Z"/>
  <w16cex:commentExtensible w16cex:durableId="2429166C" w16cex:dateUtc="2021-04-20T12:59:00Z"/>
  <w16cex:commentExtensible w16cex:durableId="2429186E" w16cex:dateUtc="2021-04-20T13:07:00Z"/>
  <w16cex:commentExtensible w16cex:durableId="242919BF" w16cex:dateUtc="2021-04-20T13:13:00Z"/>
  <w16cex:commentExtensible w16cex:durableId="24291AB2" w16cex:dateUtc="2021-04-20T13:17:00Z"/>
  <w16cex:commentExtensible w16cex:durableId="24291DE0" w16cex:dateUtc="2021-04-20T13:31:00Z"/>
  <w16cex:commentExtensible w16cex:durableId="24292132" w16cex:dateUtc="2021-04-20T13:45:00Z"/>
  <w16cex:commentExtensible w16cex:durableId="2429220A" w16cex:dateUtc="2021-04-20T13:48:00Z"/>
  <w16cex:commentExtensible w16cex:durableId="24274BE4" w16cex:dateUtc="2021-04-19T04:23:00Z"/>
  <w16cex:commentExtensible w16cex:durableId="24292669" w16cex:dateUtc="2021-04-20T14:07:00Z"/>
  <w16cex:commentExtensible w16cex:durableId="2429263C" w16cex:dateUtc="2021-04-20T14:06:00Z"/>
  <w16cex:commentExtensible w16cex:durableId="242926FF" w16cex:dateUtc="2021-04-20T14:10:00Z"/>
  <w16cex:commentExtensible w16cex:durableId="242929A7" w16cex:dateUtc="2021-04-20T14:21:00Z"/>
  <w16cex:commentExtensible w16cex:durableId="242929E2" w16cex:dateUtc="2021-04-20T14:22:00Z"/>
  <w16cex:commentExtensible w16cex:durableId="24292B5D" w16cex:dateUtc="2021-04-20T14:28:00Z"/>
  <w16cex:commentExtensible w16cex:durableId="24293250" w16cex:dateUtc="2021-04-20T14:58:00Z"/>
  <w16cex:commentExtensible w16cex:durableId="2429347A" w16cex:dateUtc="2021-04-20T15:07:00Z"/>
  <w16cex:commentExtensible w16cex:durableId="242935CF" w16cex:dateUtc="2021-04-20T15:13:00Z"/>
  <w16cex:commentExtensible w16cex:durableId="24293527" w16cex:dateUtc="2021-04-20T15:10:00Z"/>
  <w16cex:commentExtensible w16cex:durableId="242936A5" w16cex:dateUtc="2021-04-20T15:16:00Z"/>
  <w16cex:commentExtensible w16cex:durableId="24293B80" w16cex:dateUtc="2021-04-20T15:37:00Z"/>
  <w16cex:commentExtensible w16cex:durableId="24293744" w16cex:dateUtc="2021-04-20T15:19:00Z"/>
  <w16cex:commentExtensible w16cex:durableId="24293A37" w16cex:dateUtc="2021-04-20T15:32:00Z"/>
  <w16cex:commentExtensible w16cex:durableId="24293BDB" w16cex:dateUtc="2021-04-20T15:39:00Z"/>
  <w16cex:commentExtensible w16cex:durableId="24293843" w16cex:dateUtc="2021-04-2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C9F06F" w16cid:durableId="24292802"/>
  <w16cid:commentId w16cid:paraId="1A81B346" w16cid:durableId="2429166C"/>
  <w16cid:commentId w16cid:paraId="0540F781" w16cid:durableId="2429186E"/>
  <w16cid:commentId w16cid:paraId="29BB5A2D" w16cid:durableId="242919BF"/>
  <w16cid:commentId w16cid:paraId="0DD92F5E" w16cid:durableId="24291AB2"/>
  <w16cid:commentId w16cid:paraId="1476C85C" w16cid:durableId="24291DE0"/>
  <w16cid:commentId w16cid:paraId="74AEA752" w16cid:durableId="24292132"/>
  <w16cid:commentId w16cid:paraId="5BEAEE81" w16cid:durableId="2429220A"/>
  <w16cid:commentId w16cid:paraId="36DA6716" w16cid:durableId="24274BE4"/>
  <w16cid:commentId w16cid:paraId="2DE0A829" w16cid:durableId="24292669"/>
  <w16cid:commentId w16cid:paraId="527A17C7" w16cid:durableId="2429263C"/>
  <w16cid:commentId w16cid:paraId="2F534B46" w16cid:durableId="242926FF"/>
  <w16cid:commentId w16cid:paraId="0B3100F6" w16cid:durableId="242929A7"/>
  <w16cid:commentId w16cid:paraId="6E166E12" w16cid:durableId="242929E2"/>
  <w16cid:commentId w16cid:paraId="5EE63554" w16cid:durableId="24292B5D"/>
  <w16cid:commentId w16cid:paraId="56C78786" w16cid:durableId="24293250"/>
  <w16cid:commentId w16cid:paraId="2DD644CB" w16cid:durableId="2429347A"/>
  <w16cid:commentId w16cid:paraId="63AB0D91" w16cid:durableId="242935CF"/>
  <w16cid:commentId w16cid:paraId="4671D629" w16cid:durableId="24293527"/>
  <w16cid:commentId w16cid:paraId="0B9D012A" w16cid:durableId="242936A5"/>
  <w16cid:commentId w16cid:paraId="3DFE2C1B" w16cid:durableId="24293B80"/>
  <w16cid:commentId w16cid:paraId="46BA6FE4" w16cid:durableId="24293744"/>
  <w16cid:commentId w16cid:paraId="50916723" w16cid:durableId="24293A37"/>
  <w16cid:commentId w16cid:paraId="546D37BE" w16cid:durableId="24293BDB"/>
  <w16cid:commentId w16cid:paraId="1D47CE15" w16cid:durableId="242938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E0C2F" w14:textId="77777777" w:rsidR="00EF1077" w:rsidRDefault="00EF1077">
      <w:r>
        <w:separator/>
      </w:r>
    </w:p>
  </w:endnote>
  <w:endnote w:type="continuationSeparator" w:id="0">
    <w:p w14:paraId="35407081" w14:textId="77777777" w:rsidR="00EF1077" w:rsidRDefault="00EF1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w:altName w:val="Times"/>
    <w:panose1 w:val="00000500000000020000"/>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73570" w14:textId="77777777" w:rsidR="00EF1077" w:rsidRDefault="00EF1077"/>
  </w:footnote>
  <w:footnote w:type="continuationSeparator" w:id="0">
    <w:p w14:paraId="321580AB" w14:textId="77777777" w:rsidR="00EF1077" w:rsidRDefault="00EF1077">
      <w:r>
        <w:continuationSeparator/>
      </w:r>
    </w:p>
  </w:footnote>
  <w:footnote w:id="1">
    <w:p w14:paraId="1919C76D" w14:textId="46EB3CA2" w:rsidR="003A17F5" w:rsidRDefault="003A17F5" w:rsidP="001537C6">
      <w:pPr>
        <w:pStyle w:val="FootnoteText"/>
      </w:pPr>
      <w:r w:rsidRPr="00D71128">
        <w:rPr>
          <w:rStyle w:val="FootnoteReference"/>
        </w:rPr>
        <w:t>L</w:t>
      </w:r>
      <w:r>
        <w:t>iming Gao is a graduate student in Mechanical Engineering at The Pennsylvania State University, University Park, PA 1680</w:t>
      </w:r>
      <w:r w:rsidR="00DB3542">
        <w:t>2</w:t>
      </w:r>
      <w:r>
        <w:t xml:space="preserve">, USA (e-mail: lug358@ psu.edu). </w:t>
      </w:r>
    </w:p>
    <w:p w14:paraId="0D045BCB" w14:textId="245B807A" w:rsidR="003A17F5" w:rsidRDefault="003A17F5" w:rsidP="001537C6">
      <w:pPr>
        <w:pStyle w:val="FootnoteText"/>
      </w:pPr>
      <w:r>
        <w:t xml:space="preserve">Craig Beal is with Department of Mechanical Engineering, Bucknell University, Lewisburg, PA 17837, USA (e-mail: </w:t>
      </w:r>
      <w:hyperlink r:id="rId1" w:history="1">
        <w:r w:rsidRPr="00180BC6">
          <w:rPr>
            <w:rStyle w:val="Hyperlink"/>
          </w:rPr>
          <w:t>cbeal@bucknell.edu</w:t>
        </w:r>
      </w:hyperlink>
      <w:r>
        <w:t>)</w:t>
      </w:r>
    </w:p>
    <w:p w14:paraId="0122D2F0" w14:textId="78AD0683" w:rsidR="003A17F5" w:rsidRDefault="003A17F5" w:rsidP="00FE1FAF">
      <w:pPr>
        <w:pStyle w:val="FootnoteText"/>
      </w:pPr>
      <w:r w:rsidRPr="00BE504D">
        <w:rPr>
          <w:lang w:eastAsia="zh-CN"/>
        </w:rPr>
        <w:t xml:space="preserve">Daniel </w:t>
      </w:r>
      <w:proofErr w:type="spellStart"/>
      <w:r w:rsidRPr="00BE504D">
        <w:rPr>
          <w:lang w:eastAsia="zh-CN"/>
        </w:rPr>
        <w:t>Fescenmyer</w:t>
      </w:r>
      <w:proofErr w:type="spellEnd"/>
      <w:r>
        <w:t xml:space="preserve"> is </w:t>
      </w:r>
      <w:proofErr w:type="gramStart"/>
      <w:r>
        <w:t>a</w:t>
      </w:r>
      <w:proofErr w:type="gramEnd"/>
      <w:r>
        <w:t xml:space="preserve"> undergraduate student in Mechanical Engineering at The Pennsylvania State University, University Park, PA 1680</w:t>
      </w:r>
      <w:r w:rsidR="00DB3542">
        <w:t>2</w:t>
      </w:r>
      <w:r>
        <w:t xml:space="preserve">, USA (e-mail: </w:t>
      </w:r>
      <w:r w:rsidRPr="00F65200">
        <w:t>dzf5248@psu.edu</w:t>
      </w:r>
      <w:r>
        <w:t xml:space="preserve">). </w:t>
      </w:r>
    </w:p>
    <w:p w14:paraId="7B424140" w14:textId="3F11EDA2" w:rsidR="003A17F5" w:rsidRDefault="003A17F5">
      <w:pPr>
        <w:pStyle w:val="FootnoteText"/>
      </w:pPr>
      <w:r w:rsidRPr="00552000">
        <w:t>Sean Brennan is with the Department of Mechanical Engineering, The   Pennsylvania State University, University Park, PA 1680</w:t>
      </w:r>
      <w:r w:rsidR="009D0FFD">
        <w:t>2</w:t>
      </w:r>
      <w:r w:rsidRPr="00552000">
        <w:t>, USA</w:t>
      </w:r>
      <w:r>
        <w:t xml:space="preserve"> (e-mail: </w:t>
      </w:r>
      <w:r w:rsidR="00F75E5F">
        <w:t>sbrennan</w:t>
      </w:r>
      <w:r w:rsidRPr="00E160D3">
        <w:t>@psu.edu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FB83C" w14:textId="77777777" w:rsidR="003A17F5" w:rsidRDefault="003A17F5">
    <w:pPr>
      <w:framePr w:wrap="auto" w:vAnchor="text" w:hAnchor="margin" w:xAlign="right" w:y="1"/>
    </w:pPr>
  </w:p>
  <w:p w14:paraId="4CBB8214" w14:textId="77777777" w:rsidR="003A17F5" w:rsidRDefault="003A17F5"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62F384E"/>
    <w:multiLevelType w:val="hybridMultilevel"/>
    <w:tmpl w:val="A1AEFC16"/>
    <w:lvl w:ilvl="0" w:tplc="04090011">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E2826B8"/>
    <w:multiLevelType w:val="hybridMultilevel"/>
    <w:tmpl w:val="B1E4E3FE"/>
    <w:lvl w:ilvl="0" w:tplc="25F6ABA0">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7"/>
  </w:num>
  <w:num w:numId="17">
    <w:abstractNumId w:val="5"/>
  </w:num>
  <w:num w:numId="18">
    <w:abstractNumId w:val="4"/>
  </w:num>
  <w:num w:numId="19">
    <w:abstractNumId w:val="16"/>
  </w:num>
  <w:num w:numId="20">
    <w:abstractNumId w:val="9"/>
  </w:num>
  <w:num w:numId="21">
    <w:abstractNumId w:val="7"/>
  </w:num>
  <w:num w:numId="22">
    <w:abstractNumId w:val="14"/>
  </w:num>
  <w:num w:numId="23">
    <w:abstractNumId w:val="15"/>
  </w:num>
  <w:num w:numId="24">
    <w:abstractNumId w:val="13"/>
  </w:num>
  <w:num w:numId="25">
    <w:abstractNumId w:val="3"/>
  </w:num>
  <w:num w:numId="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aig Beal">
    <w15:presenceInfo w15:providerId="Windows Live" w15:userId="2ba698f1fdd97350"/>
  </w15:person>
  <w15:person w15:author="Gao, Liming">
    <w15:presenceInfo w15:providerId="None" w15:userId="Gao, Lim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Mq8FAGSMRs0tAAAA"/>
  </w:docVars>
  <w:rsids>
    <w:rsidRoot w:val="001A13E6"/>
    <w:rsid w:val="00000992"/>
    <w:rsid w:val="000010C8"/>
    <w:rsid w:val="000014BD"/>
    <w:rsid w:val="000023B6"/>
    <w:rsid w:val="000037AF"/>
    <w:rsid w:val="0000385B"/>
    <w:rsid w:val="00004DC2"/>
    <w:rsid w:val="000059B7"/>
    <w:rsid w:val="00006B54"/>
    <w:rsid w:val="000102CD"/>
    <w:rsid w:val="000103D1"/>
    <w:rsid w:val="0001042F"/>
    <w:rsid w:val="00011B35"/>
    <w:rsid w:val="00012409"/>
    <w:rsid w:val="00013833"/>
    <w:rsid w:val="000142D8"/>
    <w:rsid w:val="000148DF"/>
    <w:rsid w:val="00014931"/>
    <w:rsid w:val="00015149"/>
    <w:rsid w:val="00015C58"/>
    <w:rsid w:val="00016034"/>
    <w:rsid w:val="000206FC"/>
    <w:rsid w:val="000207F1"/>
    <w:rsid w:val="00020F0F"/>
    <w:rsid w:val="00021083"/>
    <w:rsid w:val="000216F3"/>
    <w:rsid w:val="00021E73"/>
    <w:rsid w:val="0002206D"/>
    <w:rsid w:val="000226A5"/>
    <w:rsid w:val="00023282"/>
    <w:rsid w:val="00024F07"/>
    <w:rsid w:val="0002528F"/>
    <w:rsid w:val="00026E9F"/>
    <w:rsid w:val="00027F1C"/>
    <w:rsid w:val="0003030A"/>
    <w:rsid w:val="000306E2"/>
    <w:rsid w:val="000307FF"/>
    <w:rsid w:val="00030A6C"/>
    <w:rsid w:val="00030CE5"/>
    <w:rsid w:val="000316A1"/>
    <w:rsid w:val="000316D1"/>
    <w:rsid w:val="00031A35"/>
    <w:rsid w:val="00032E9B"/>
    <w:rsid w:val="00033477"/>
    <w:rsid w:val="000347F6"/>
    <w:rsid w:val="00035D63"/>
    <w:rsid w:val="00036C3F"/>
    <w:rsid w:val="00036DDB"/>
    <w:rsid w:val="00037196"/>
    <w:rsid w:val="0003733A"/>
    <w:rsid w:val="0004020E"/>
    <w:rsid w:val="0004155E"/>
    <w:rsid w:val="00041B9A"/>
    <w:rsid w:val="00041D42"/>
    <w:rsid w:val="00042322"/>
    <w:rsid w:val="000426E4"/>
    <w:rsid w:val="0004294D"/>
    <w:rsid w:val="00042C44"/>
    <w:rsid w:val="00044791"/>
    <w:rsid w:val="00044F14"/>
    <w:rsid w:val="00045249"/>
    <w:rsid w:val="00045911"/>
    <w:rsid w:val="00045AD8"/>
    <w:rsid w:val="00045B70"/>
    <w:rsid w:val="00047E49"/>
    <w:rsid w:val="00050663"/>
    <w:rsid w:val="0005101B"/>
    <w:rsid w:val="000516CC"/>
    <w:rsid w:val="000517FF"/>
    <w:rsid w:val="00051B18"/>
    <w:rsid w:val="000536D3"/>
    <w:rsid w:val="00055A73"/>
    <w:rsid w:val="00055B57"/>
    <w:rsid w:val="000567D1"/>
    <w:rsid w:val="0005714A"/>
    <w:rsid w:val="00060723"/>
    <w:rsid w:val="0006097D"/>
    <w:rsid w:val="00060BDC"/>
    <w:rsid w:val="00061376"/>
    <w:rsid w:val="00062012"/>
    <w:rsid w:val="000635E0"/>
    <w:rsid w:val="00064B25"/>
    <w:rsid w:val="00065A17"/>
    <w:rsid w:val="00065DBE"/>
    <w:rsid w:val="000668D0"/>
    <w:rsid w:val="00067ABB"/>
    <w:rsid w:val="00067E14"/>
    <w:rsid w:val="00067E3F"/>
    <w:rsid w:val="000701C2"/>
    <w:rsid w:val="0007060A"/>
    <w:rsid w:val="00072310"/>
    <w:rsid w:val="00073647"/>
    <w:rsid w:val="0007369F"/>
    <w:rsid w:val="00074517"/>
    <w:rsid w:val="00074AEF"/>
    <w:rsid w:val="00074D5D"/>
    <w:rsid w:val="00074DE9"/>
    <w:rsid w:val="000751C2"/>
    <w:rsid w:val="00075302"/>
    <w:rsid w:val="00075CDF"/>
    <w:rsid w:val="00077084"/>
    <w:rsid w:val="000778EE"/>
    <w:rsid w:val="00077CC4"/>
    <w:rsid w:val="00080A9A"/>
    <w:rsid w:val="00081444"/>
    <w:rsid w:val="000819A8"/>
    <w:rsid w:val="00081D0B"/>
    <w:rsid w:val="00082182"/>
    <w:rsid w:val="00083A15"/>
    <w:rsid w:val="0008493D"/>
    <w:rsid w:val="00084AE6"/>
    <w:rsid w:val="00085631"/>
    <w:rsid w:val="00085768"/>
    <w:rsid w:val="000864AF"/>
    <w:rsid w:val="0008667D"/>
    <w:rsid w:val="00086EC3"/>
    <w:rsid w:val="00087212"/>
    <w:rsid w:val="00087858"/>
    <w:rsid w:val="00087C3C"/>
    <w:rsid w:val="000906DE"/>
    <w:rsid w:val="00090A25"/>
    <w:rsid w:val="000936A9"/>
    <w:rsid w:val="00093FE7"/>
    <w:rsid w:val="00094803"/>
    <w:rsid w:val="00094D35"/>
    <w:rsid w:val="000970F4"/>
    <w:rsid w:val="000975D3"/>
    <w:rsid w:val="00097CFA"/>
    <w:rsid w:val="00097D8C"/>
    <w:rsid w:val="00097F83"/>
    <w:rsid w:val="000A0358"/>
    <w:rsid w:val="000A0D70"/>
    <w:rsid w:val="000A0E94"/>
    <w:rsid w:val="000A2A57"/>
    <w:rsid w:val="000A2C8F"/>
    <w:rsid w:val="000A4AE4"/>
    <w:rsid w:val="000A58F8"/>
    <w:rsid w:val="000A5E38"/>
    <w:rsid w:val="000A6520"/>
    <w:rsid w:val="000A699F"/>
    <w:rsid w:val="000B01F6"/>
    <w:rsid w:val="000B04EA"/>
    <w:rsid w:val="000B2FD3"/>
    <w:rsid w:val="000B30EB"/>
    <w:rsid w:val="000B31B9"/>
    <w:rsid w:val="000B35D4"/>
    <w:rsid w:val="000B54C2"/>
    <w:rsid w:val="000B5BC1"/>
    <w:rsid w:val="000B6330"/>
    <w:rsid w:val="000B6548"/>
    <w:rsid w:val="000B685B"/>
    <w:rsid w:val="000B6955"/>
    <w:rsid w:val="000C079B"/>
    <w:rsid w:val="000C0B52"/>
    <w:rsid w:val="000C0BC5"/>
    <w:rsid w:val="000C108B"/>
    <w:rsid w:val="000C279A"/>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6FC5"/>
    <w:rsid w:val="000D7102"/>
    <w:rsid w:val="000D7549"/>
    <w:rsid w:val="000E003B"/>
    <w:rsid w:val="000E09FD"/>
    <w:rsid w:val="000E0C41"/>
    <w:rsid w:val="000E0FA2"/>
    <w:rsid w:val="000E1932"/>
    <w:rsid w:val="000E2355"/>
    <w:rsid w:val="000E2997"/>
    <w:rsid w:val="000E2E5B"/>
    <w:rsid w:val="000E2F45"/>
    <w:rsid w:val="000E3767"/>
    <w:rsid w:val="000E4676"/>
    <w:rsid w:val="000E47D9"/>
    <w:rsid w:val="000E4AEA"/>
    <w:rsid w:val="000E5C1B"/>
    <w:rsid w:val="000E6E62"/>
    <w:rsid w:val="000E6F04"/>
    <w:rsid w:val="000E70C3"/>
    <w:rsid w:val="000E73A2"/>
    <w:rsid w:val="000F0148"/>
    <w:rsid w:val="000F096F"/>
    <w:rsid w:val="000F16B1"/>
    <w:rsid w:val="000F16C9"/>
    <w:rsid w:val="000F292D"/>
    <w:rsid w:val="000F3AE6"/>
    <w:rsid w:val="000F4625"/>
    <w:rsid w:val="000F46D8"/>
    <w:rsid w:val="000F4BBE"/>
    <w:rsid w:val="000F4C8E"/>
    <w:rsid w:val="000F4D5E"/>
    <w:rsid w:val="000F4F8B"/>
    <w:rsid w:val="000F5845"/>
    <w:rsid w:val="000F75E6"/>
    <w:rsid w:val="000F7B46"/>
    <w:rsid w:val="001006FA"/>
    <w:rsid w:val="0010072D"/>
    <w:rsid w:val="00100E75"/>
    <w:rsid w:val="001013EB"/>
    <w:rsid w:val="00101A77"/>
    <w:rsid w:val="00101CBC"/>
    <w:rsid w:val="001026EE"/>
    <w:rsid w:val="001026FE"/>
    <w:rsid w:val="00104101"/>
    <w:rsid w:val="00104D76"/>
    <w:rsid w:val="00105450"/>
    <w:rsid w:val="00106180"/>
    <w:rsid w:val="001063CE"/>
    <w:rsid w:val="00106B37"/>
    <w:rsid w:val="00106E49"/>
    <w:rsid w:val="00107B06"/>
    <w:rsid w:val="00110E4F"/>
    <w:rsid w:val="00111465"/>
    <w:rsid w:val="00111F1A"/>
    <w:rsid w:val="00112AE3"/>
    <w:rsid w:val="001131BA"/>
    <w:rsid w:val="001141A8"/>
    <w:rsid w:val="00114817"/>
    <w:rsid w:val="001150CB"/>
    <w:rsid w:val="00115B39"/>
    <w:rsid w:val="001169B7"/>
    <w:rsid w:val="00116C8C"/>
    <w:rsid w:val="0011716F"/>
    <w:rsid w:val="0011718D"/>
    <w:rsid w:val="00117218"/>
    <w:rsid w:val="001172C1"/>
    <w:rsid w:val="001175EB"/>
    <w:rsid w:val="0011779D"/>
    <w:rsid w:val="00117ABA"/>
    <w:rsid w:val="00117FFD"/>
    <w:rsid w:val="001228AA"/>
    <w:rsid w:val="00122EC2"/>
    <w:rsid w:val="00122EF3"/>
    <w:rsid w:val="00123CA2"/>
    <w:rsid w:val="00123CB2"/>
    <w:rsid w:val="0012573E"/>
    <w:rsid w:val="0012595D"/>
    <w:rsid w:val="00125FAD"/>
    <w:rsid w:val="00126247"/>
    <w:rsid w:val="00127B04"/>
    <w:rsid w:val="00131342"/>
    <w:rsid w:val="001313AD"/>
    <w:rsid w:val="00131590"/>
    <w:rsid w:val="0013177B"/>
    <w:rsid w:val="00132C19"/>
    <w:rsid w:val="00133365"/>
    <w:rsid w:val="001343B3"/>
    <w:rsid w:val="001355EC"/>
    <w:rsid w:val="00135A17"/>
    <w:rsid w:val="00136D03"/>
    <w:rsid w:val="00137CBA"/>
    <w:rsid w:val="00140274"/>
    <w:rsid w:val="001402BD"/>
    <w:rsid w:val="0014061B"/>
    <w:rsid w:val="001406A0"/>
    <w:rsid w:val="00140AA8"/>
    <w:rsid w:val="0014127C"/>
    <w:rsid w:val="001418AF"/>
    <w:rsid w:val="00142391"/>
    <w:rsid w:val="00143A7B"/>
    <w:rsid w:val="001450EB"/>
    <w:rsid w:val="00145573"/>
    <w:rsid w:val="0014621F"/>
    <w:rsid w:val="00146698"/>
    <w:rsid w:val="001471A4"/>
    <w:rsid w:val="001500D7"/>
    <w:rsid w:val="00150137"/>
    <w:rsid w:val="0015028E"/>
    <w:rsid w:val="001506B1"/>
    <w:rsid w:val="001506B3"/>
    <w:rsid w:val="0015071D"/>
    <w:rsid w:val="00150B35"/>
    <w:rsid w:val="001537C6"/>
    <w:rsid w:val="0015437B"/>
    <w:rsid w:val="0015504C"/>
    <w:rsid w:val="0015655A"/>
    <w:rsid w:val="00156D46"/>
    <w:rsid w:val="00156EEE"/>
    <w:rsid w:val="001576DE"/>
    <w:rsid w:val="00157C63"/>
    <w:rsid w:val="00157EF7"/>
    <w:rsid w:val="0016064D"/>
    <w:rsid w:val="00160924"/>
    <w:rsid w:val="00161202"/>
    <w:rsid w:val="00161432"/>
    <w:rsid w:val="00161528"/>
    <w:rsid w:val="00161FCB"/>
    <w:rsid w:val="001621EB"/>
    <w:rsid w:val="001621F7"/>
    <w:rsid w:val="00162E5F"/>
    <w:rsid w:val="00163122"/>
    <w:rsid w:val="00163556"/>
    <w:rsid w:val="0016379F"/>
    <w:rsid w:val="00164B77"/>
    <w:rsid w:val="00164E32"/>
    <w:rsid w:val="00164E5D"/>
    <w:rsid w:val="001659AE"/>
    <w:rsid w:val="00171180"/>
    <w:rsid w:val="00171F78"/>
    <w:rsid w:val="001725A3"/>
    <w:rsid w:val="00173707"/>
    <w:rsid w:val="00173C9B"/>
    <w:rsid w:val="001741E0"/>
    <w:rsid w:val="00174B6C"/>
    <w:rsid w:val="00174DCF"/>
    <w:rsid w:val="00175DBD"/>
    <w:rsid w:val="00176161"/>
    <w:rsid w:val="0017645A"/>
    <w:rsid w:val="00177238"/>
    <w:rsid w:val="00177ECC"/>
    <w:rsid w:val="0018035E"/>
    <w:rsid w:val="00181A53"/>
    <w:rsid w:val="00181C3A"/>
    <w:rsid w:val="001822F7"/>
    <w:rsid w:val="0018283F"/>
    <w:rsid w:val="00182BC2"/>
    <w:rsid w:val="00182FE9"/>
    <w:rsid w:val="00183BB5"/>
    <w:rsid w:val="00184919"/>
    <w:rsid w:val="00184A9F"/>
    <w:rsid w:val="001850E9"/>
    <w:rsid w:val="001875EA"/>
    <w:rsid w:val="00187C5F"/>
    <w:rsid w:val="00187FB7"/>
    <w:rsid w:val="00190534"/>
    <w:rsid w:val="00191773"/>
    <w:rsid w:val="00191B3D"/>
    <w:rsid w:val="00191C21"/>
    <w:rsid w:val="001933FA"/>
    <w:rsid w:val="001938ED"/>
    <w:rsid w:val="00193ABF"/>
    <w:rsid w:val="00193CB3"/>
    <w:rsid w:val="00193D5A"/>
    <w:rsid w:val="00194480"/>
    <w:rsid w:val="00195109"/>
    <w:rsid w:val="00195DB2"/>
    <w:rsid w:val="001963B1"/>
    <w:rsid w:val="00196821"/>
    <w:rsid w:val="001A003A"/>
    <w:rsid w:val="001A006D"/>
    <w:rsid w:val="001A0AB9"/>
    <w:rsid w:val="001A0C5C"/>
    <w:rsid w:val="001A100E"/>
    <w:rsid w:val="001A13E6"/>
    <w:rsid w:val="001A1AD2"/>
    <w:rsid w:val="001A1D4F"/>
    <w:rsid w:val="001A32FC"/>
    <w:rsid w:val="001A3560"/>
    <w:rsid w:val="001A412C"/>
    <w:rsid w:val="001A443D"/>
    <w:rsid w:val="001A59A1"/>
    <w:rsid w:val="001A6685"/>
    <w:rsid w:val="001A6AE6"/>
    <w:rsid w:val="001A7163"/>
    <w:rsid w:val="001A7570"/>
    <w:rsid w:val="001A7FB7"/>
    <w:rsid w:val="001B060F"/>
    <w:rsid w:val="001B0930"/>
    <w:rsid w:val="001B094A"/>
    <w:rsid w:val="001B0DE6"/>
    <w:rsid w:val="001B19EB"/>
    <w:rsid w:val="001B2947"/>
    <w:rsid w:val="001B3619"/>
    <w:rsid w:val="001B36DE"/>
    <w:rsid w:val="001B5076"/>
    <w:rsid w:val="001B5154"/>
    <w:rsid w:val="001B5736"/>
    <w:rsid w:val="001B6C4F"/>
    <w:rsid w:val="001B7449"/>
    <w:rsid w:val="001B751D"/>
    <w:rsid w:val="001B79E6"/>
    <w:rsid w:val="001C0BF3"/>
    <w:rsid w:val="001C0EB5"/>
    <w:rsid w:val="001C185B"/>
    <w:rsid w:val="001C18D7"/>
    <w:rsid w:val="001C1BF0"/>
    <w:rsid w:val="001C201B"/>
    <w:rsid w:val="001C210E"/>
    <w:rsid w:val="001C2AB7"/>
    <w:rsid w:val="001C2D32"/>
    <w:rsid w:val="001C3270"/>
    <w:rsid w:val="001C3C45"/>
    <w:rsid w:val="001C5C30"/>
    <w:rsid w:val="001C6267"/>
    <w:rsid w:val="001C627A"/>
    <w:rsid w:val="001C6EAB"/>
    <w:rsid w:val="001C74D9"/>
    <w:rsid w:val="001C7782"/>
    <w:rsid w:val="001C7A27"/>
    <w:rsid w:val="001D0728"/>
    <w:rsid w:val="001D1425"/>
    <w:rsid w:val="001D1B95"/>
    <w:rsid w:val="001D1CF1"/>
    <w:rsid w:val="001D1E72"/>
    <w:rsid w:val="001D2F8B"/>
    <w:rsid w:val="001D373A"/>
    <w:rsid w:val="001D4715"/>
    <w:rsid w:val="001D4C1A"/>
    <w:rsid w:val="001D5B4E"/>
    <w:rsid w:val="001D69D7"/>
    <w:rsid w:val="001D6C58"/>
    <w:rsid w:val="001D6F85"/>
    <w:rsid w:val="001D7E71"/>
    <w:rsid w:val="001E04B9"/>
    <w:rsid w:val="001E0C4E"/>
    <w:rsid w:val="001E289C"/>
    <w:rsid w:val="001E29D0"/>
    <w:rsid w:val="001E2A33"/>
    <w:rsid w:val="001E5F0C"/>
    <w:rsid w:val="001E6FBE"/>
    <w:rsid w:val="001E72D0"/>
    <w:rsid w:val="001F69A0"/>
    <w:rsid w:val="001F6C6F"/>
    <w:rsid w:val="001F703D"/>
    <w:rsid w:val="001F708D"/>
    <w:rsid w:val="001F7B4B"/>
    <w:rsid w:val="0020055D"/>
    <w:rsid w:val="0020057B"/>
    <w:rsid w:val="0020068E"/>
    <w:rsid w:val="00200BB1"/>
    <w:rsid w:val="00200E30"/>
    <w:rsid w:val="00201162"/>
    <w:rsid w:val="002015B1"/>
    <w:rsid w:val="002017D3"/>
    <w:rsid w:val="00202AA4"/>
    <w:rsid w:val="00204468"/>
    <w:rsid w:val="00204EBF"/>
    <w:rsid w:val="002059B8"/>
    <w:rsid w:val="00206213"/>
    <w:rsid w:val="00206524"/>
    <w:rsid w:val="0020759A"/>
    <w:rsid w:val="002105DE"/>
    <w:rsid w:val="0021131B"/>
    <w:rsid w:val="00211FA0"/>
    <w:rsid w:val="00212287"/>
    <w:rsid w:val="00212F9F"/>
    <w:rsid w:val="002138C9"/>
    <w:rsid w:val="002146FA"/>
    <w:rsid w:val="002163F5"/>
    <w:rsid w:val="00216FC9"/>
    <w:rsid w:val="0021713E"/>
    <w:rsid w:val="00221024"/>
    <w:rsid w:val="00221A15"/>
    <w:rsid w:val="00221C03"/>
    <w:rsid w:val="00221DBC"/>
    <w:rsid w:val="0022221D"/>
    <w:rsid w:val="0022265F"/>
    <w:rsid w:val="00222866"/>
    <w:rsid w:val="00223725"/>
    <w:rsid w:val="00223B35"/>
    <w:rsid w:val="00223CC7"/>
    <w:rsid w:val="00223D55"/>
    <w:rsid w:val="002246F8"/>
    <w:rsid w:val="002248E0"/>
    <w:rsid w:val="00227A15"/>
    <w:rsid w:val="00227A2B"/>
    <w:rsid w:val="00230125"/>
    <w:rsid w:val="002302F8"/>
    <w:rsid w:val="00231B70"/>
    <w:rsid w:val="00232526"/>
    <w:rsid w:val="002338A0"/>
    <w:rsid w:val="00233CDD"/>
    <w:rsid w:val="002342E8"/>
    <w:rsid w:val="0023503F"/>
    <w:rsid w:val="002356A0"/>
    <w:rsid w:val="00235CCB"/>
    <w:rsid w:val="00235D00"/>
    <w:rsid w:val="002372E6"/>
    <w:rsid w:val="00237512"/>
    <w:rsid w:val="00237A37"/>
    <w:rsid w:val="0024096A"/>
    <w:rsid w:val="00241777"/>
    <w:rsid w:val="00241D5F"/>
    <w:rsid w:val="00242C98"/>
    <w:rsid w:val="00242DAE"/>
    <w:rsid w:val="00243B37"/>
    <w:rsid w:val="00244084"/>
    <w:rsid w:val="002451DC"/>
    <w:rsid w:val="00245B15"/>
    <w:rsid w:val="00245B6A"/>
    <w:rsid w:val="00246347"/>
    <w:rsid w:val="00246A2F"/>
    <w:rsid w:val="00250759"/>
    <w:rsid w:val="0025218D"/>
    <w:rsid w:val="00252EE8"/>
    <w:rsid w:val="002533C3"/>
    <w:rsid w:val="0025364F"/>
    <w:rsid w:val="00253B86"/>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061"/>
    <w:rsid w:val="00271405"/>
    <w:rsid w:val="002714C0"/>
    <w:rsid w:val="00272999"/>
    <w:rsid w:val="002729BD"/>
    <w:rsid w:val="002733B8"/>
    <w:rsid w:val="00273636"/>
    <w:rsid w:val="002738D9"/>
    <w:rsid w:val="00273C09"/>
    <w:rsid w:val="00273D87"/>
    <w:rsid w:val="00274053"/>
    <w:rsid w:val="00274742"/>
    <w:rsid w:val="00275C73"/>
    <w:rsid w:val="002762E3"/>
    <w:rsid w:val="00277AE8"/>
    <w:rsid w:val="00277F40"/>
    <w:rsid w:val="00281136"/>
    <w:rsid w:val="00281466"/>
    <w:rsid w:val="0028249F"/>
    <w:rsid w:val="00282A3C"/>
    <w:rsid w:val="0028316E"/>
    <w:rsid w:val="00283491"/>
    <w:rsid w:val="00285CAE"/>
    <w:rsid w:val="00287123"/>
    <w:rsid w:val="00287231"/>
    <w:rsid w:val="00287AC9"/>
    <w:rsid w:val="00290836"/>
    <w:rsid w:val="00290A66"/>
    <w:rsid w:val="00290C29"/>
    <w:rsid w:val="00291582"/>
    <w:rsid w:val="00291F46"/>
    <w:rsid w:val="00292471"/>
    <w:rsid w:val="00293024"/>
    <w:rsid w:val="00294E59"/>
    <w:rsid w:val="0029530D"/>
    <w:rsid w:val="00295449"/>
    <w:rsid w:val="0029614B"/>
    <w:rsid w:val="0029771D"/>
    <w:rsid w:val="0029798A"/>
    <w:rsid w:val="00297CA3"/>
    <w:rsid w:val="002A078F"/>
    <w:rsid w:val="002A106B"/>
    <w:rsid w:val="002A1436"/>
    <w:rsid w:val="002A1543"/>
    <w:rsid w:val="002A1F6C"/>
    <w:rsid w:val="002A2EF1"/>
    <w:rsid w:val="002A3410"/>
    <w:rsid w:val="002A3426"/>
    <w:rsid w:val="002A431C"/>
    <w:rsid w:val="002A5333"/>
    <w:rsid w:val="002A5786"/>
    <w:rsid w:val="002A7996"/>
    <w:rsid w:val="002B057C"/>
    <w:rsid w:val="002B08D6"/>
    <w:rsid w:val="002B097D"/>
    <w:rsid w:val="002B0D32"/>
    <w:rsid w:val="002B0E23"/>
    <w:rsid w:val="002B20B6"/>
    <w:rsid w:val="002B3F0C"/>
    <w:rsid w:val="002B56FB"/>
    <w:rsid w:val="002B59E6"/>
    <w:rsid w:val="002B6C1B"/>
    <w:rsid w:val="002B741F"/>
    <w:rsid w:val="002B7711"/>
    <w:rsid w:val="002B7F9A"/>
    <w:rsid w:val="002C0641"/>
    <w:rsid w:val="002C081A"/>
    <w:rsid w:val="002C098D"/>
    <w:rsid w:val="002C3AEB"/>
    <w:rsid w:val="002C45A9"/>
    <w:rsid w:val="002C4655"/>
    <w:rsid w:val="002C4F4F"/>
    <w:rsid w:val="002C616F"/>
    <w:rsid w:val="002C728D"/>
    <w:rsid w:val="002C7AEE"/>
    <w:rsid w:val="002C7DD4"/>
    <w:rsid w:val="002D00FF"/>
    <w:rsid w:val="002D165D"/>
    <w:rsid w:val="002D2E80"/>
    <w:rsid w:val="002D3474"/>
    <w:rsid w:val="002D4D52"/>
    <w:rsid w:val="002D4E40"/>
    <w:rsid w:val="002D5FC5"/>
    <w:rsid w:val="002D6578"/>
    <w:rsid w:val="002D6E15"/>
    <w:rsid w:val="002D7184"/>
    <w:rsid w:val="002D7402"/>
    <w:rsid w:val="002D78CB"/>
    <w:rsid w:val="002D7A72"/>
    <w:rsid w:val="002E1283"/>
    <w:rsid w:val="002E2388"/>
    <w:rsid w:val="002E3846"/>
    <w:rsid w:val="002E3D06"/>
    <w:rsid w:val="002E3F8A"/>
    <w:rsid w:val="002E409D"/>
    <w:rsid w:val="002E46C1"/>
    <w:rsid w:val="002E6286"/>
    <w:rsid w:val="002E68F6"/>
    <w:rsid w:val="002E781E"/>
    <w:rsid w:val="002E7F34"/>
    <w:rsid w:val="002F04BD"/>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6F5D"/>
    <w:rsid w:val="002F77C7"/>
    <w:rsid w:val="0030033B"/>
    <w:rsid w:val="003003F1"/>
    <w:rsid w:val="00301D79"/>
    <w:rsid w:val="00302C1F"/>
    <w:rsid w:val="00303FD2"/>
    <w:rsid w:val="00304A0E"/>
    <w:rsid w:val="00305C61"/>
    <w:rsid w:val="0030637B"/>
    <w:rsid w:val="0030788F"/>
    <w:rsid w:val="00307CC6"/>
    <w:rsid w:val="0031070E"/>
    <w:rsid w:val="003115F7"/>
    <w:rsid w:val="00312310"/>
    <w:rsid w:val="00312DF6"/>
    <w:rsid w:val="00312FAF"/>
    <w:rsid w:val="003133A2"/>
    <w:rsid w:val="003152A8"/>
    <w:rsid w:val="00315375"/>
    <w:rsid w:val="003157BA"/>
    <w:rsid w:val="0031624E"/>
    <w:rsid w:val="00316875"/>
    <w:rsid w:val="003175B0"/>
    <w:rsid w:val="00317C55"/>
    <w:rsid w:val="00317C5F"/>
    <w:rsid w:val="00317CC2"/>
    <w:rsid w:val="00320A64"/>
    <w:rsid w:val="00322EC2"/>
    <w:rsid w:val="00323196"/>
    <w:rsid w:val="003232B0"/>
    <w:rsid w:val="0032362A"/>
    <w:rsid w:val="00323744"/>
    <w:rsid w:val="003239BD"/>
    <w:rsid w:val="003247F1"/>
    <w:rsid w:val="0032520E"/>
    <w:rsid w:val="00325445"/>
    <w:rsid w:val="00325CB3"/>
    <w:rsid w:val="0032679F"/>
    <w:rsid w:val="00326E9E"/>
    <w:rsid w:val="00326F84"/>
    <w:rsid w:val="00327B47"/>
    <w:rsid w:val="00330606"/>
    <w:rsid w:val="00331E06"/>
    <w:rsid w:val="00332C32"/>
    <w:rsid w:val="00333551"/>
    <w:rsid w:val="003350B1"/>
    <w:rsid w:val="0033563E"/>
    <w:rsid w:val="003361DD"/>
    <w:rsid w:val="00336489"/>
    <w:rsid w:val="0033652C"/>
    <w:rsid w:val="00337121"/>
    <w:rsid w:val="00337CAD"/>
    <w:rsid w:val="003401E6"/>
    <w:rsid w:val="0034095B"/>
    <w:rsid w:val="00340AC8"/>
    <w:rsid w:val="00341BA2"/>
    <w:rsid w:val="00341F97"/>
    <w:rsid w:val="00342336"/>
    <w:rsid w:val="00344762"/>
    <w:rsid w:val="00345780"/>
    <w:rsid w:val="00345F3C"/>
    <w:rsid w:val="00346906"/>
    <w:rsid w:val="0034785D"/>
    <w:rsid w:val="00350082"/>
    <w:rsid w:val="003512B8"/>
    <w:rsid w:val="0035179D"/>
    <w:rsid w:val="00351F1C"/>
    <w:rsid w:val="0035295D"/>
    <w:rsid w:val="00353661"/>
    <w:rsid w:val="00353B03"/>
    <w:rsid w:val="00353F5C"/>
    <w:rsid w:val="00354224"/>
    <w:rsid w:val="003548E2"/>
    <w:rsid w:val="0035514E"/>
    <w:rsid w:val="00355ADC"/>
    <w:rsid w:val="00355B8D"/>
    <w:rsid w:val="00355FD8"/>
    <w:rsid w:val="00356397"/>
    <w:rsid w:val="003569B5"/>
    <w:rsid w:val="00357A91"/>
    <w:rsid w:val="00357BA4"/>
    <w:rsid w:val="00357D96"/>
    <w:rsid w:val="00357DD3"/>
    <w:rsid w:val="0036024D"/>
    <w:rsid w:val="00360407"/>
    <w:rsid w:val="003606B9"/>
    <w:rsid w:val="0036108B"/>
    <w:rsid w:val="00363307"/>
    <w:rsid w:val="0036409A"/>
    <w:rsid w:val="00364170"/>
    <w:rsid w:val="0036515C"/>
    <w:rsid w:val="003659A3"/>
    <w:rsid w:val="0037020B"/>
    <w:rsid w:val="003705BE"/>
    <w:rsid w:val="00371505"/>
    <w:rsid w:val="00371A4E"/>
    <w:rsid w:val="0037514B"/>
    <w:rsid w:val="00375903"/>
    <w:rsid w:val="00375D35"/>
    <w:rsid w:val="0037604C"/>
    <w:rsid w:val="00377099"/>
    <w:rsid w:val="00377C98"/>
    <w:rsid w:val="00377D48"/>
    <w:rsid w:val="0038031A"/>
    <w:rsid w:val="003804FC"/>
    <w:rsid w:val="00380C04"/>
    <w:rsid w:val="00380FFC"/>
    <w:rsid w:val="003812BC"/>
    <w:rsid w:val="00381A53"/>
    <w:rsid w:val="00381F0A"/>
    <w:rsid w:val="003821B3"/>
    <w:rsid w:val="00382525"/>
    <w:rsid w:val="00382DE7"/>
    <w:rsid w:val="0038439F"/>
    <w:rsid w:val="00384E25"/>
    <w:rsid w:val="00384F40"/>
    <w:rsid w:val="00385603"/>
    <w:rsid w:val="00385CE8"/>
    <w:rsid w:val="00385EAF"/>
    <w:rsid w:val="00385FFC"/>
    <w:rsid w:val="0038646E"/>
    <w:rsid w:val="00386CE1"/>
    <w:rsid w:val="00387331"/>
    <w:rsid w:val="0039083E"/>
    <w:rsid w:val="0039102D"/>
    <w:rsid w:val="003916C9"/>
    <w:rsid w:val="00392A82"/>
    <w:rsid w:val="00393387"/>
    <w:rsid w:val="0039361A"/>
    <w:rsid w:val="003937C0"/>
    <w:rsid w:val="00396543"/>
    <w:rsid w:val="00396948"/>
    <w:rsid w:val="003973FB"/>
    <w:rsid w:val="003975E1"/>
    <w:rsid w:val="00397DA8"/>
    <w:rsid w:val="003A113C"/>
    <w:rsid w:val="003A12B8"/>
    <w:rsid w:val="003A1796"/>
    <w:rsid w:val="003A17F5"/>
    <w:rsid w:val="003A20B5"/>
    <w:rsid w:val="003A219F"/>
    <w:rsid w:val="003A37A9"/>
    <w:rsid w:val="003A3E0C"/>
    <w:rsid w:val="003A4267"/>
    <w:rsid w:val="003A4C4B"/>
    <w:rsid w:val="003A4D5A"/>
    <w:rsid w:val="003A6F1C"/>
    <w:rsid w:val="003A72A1"/>
    <w:rsid w:val="003A73F8"/>
    <w:rsid w:val="003A764D"/>
    <w:rsid w:val="003A765F"/>
    <w:rsid w:val="003B08A5"/>
    <w:rsid w:val="003B11AE"/>
    <w:rsid w:val="003B13B7"/>
    <w:rsid w:val="003B1AF5"/>
    <w:rsid w:val="003B31AD"/>
    <w:rsid w:val="003B435F"/>
    <w:rsid w:val="003B527E"/>
    <w:rsid w:val="003B57D4"/>
    <w:rsid w:val="003B5998"/>
    <w:rsid w:val="003B673F"/>
    <w:rsid w:val="003B7E65"/>
    <w:rsid w:val="003C0287"/>
    <w:rsid w:val="003C03A8"/>
    <w:rsid w:val="003C04C8"/>
    <w:rsid w:val="003C06A2"/>
    <w:rsid w:val="003C211B"/>
    <w:rsid w:val="003C3F41"/>
    <w:rsid w:val="003C4D68"/>
    <w:rsid w:val="003C4FF8"/>
    <w:rsid w:val="003C634C"/>
    <w:rsid w:val="003C6CE5"/>
    <w:rsid w:val="003D05EF"/>
    <w:rsid w:val="003D2052"/>
    <w:rsid w:val="003D277C"/>
    <w:rsid w:val="003D27B8"/>
    <w:rsid w:val="003D292C"/>
    <w:rsid w:val="003D2D22"/>
    <w:rsid w:val="003D2F18"/>
    <w:rsid w:val="003D367A"/>
    <w:rsid w:val="003D4066"/>
    <w:rsid w:val="003D4C57"/>
    <w:rsid w:val="003D540B"/>
    <w:rsid w:val="003D5B7E"/>
    <w:rsid w:val="003D61BF"/>
    <w:rsid w:val="003D6CF4"/>
    <w:rsid w:val="003D7CBA"/>
    <w:rsid w:val="003E008E"/>
    <w:rsid w:val="003E0859"/>
    <w:rsid w:val="003E19AA"/>
    <w:rsid w:val="003E2453"/>
    <w:rsid w:val="003E340F"/>
    <w:rsid w:val="003E38CE"/>
    <w:rsid w:val="003E42B5"/>
    <w:rsid w:val="003E4CEC"/>
    <w:rsid w:val="003E6AD0"/>
    <w:rsid w:val="003E73BA"/>
    <w:rsid w:val="003E764E"/>
    <w:rsid w:val="003F04E7"/>
    <w:rsid w:val="003F1CC8"/>
    <w:rsid w:val="003F2F80"/>
    <w:rsid w:val="003F39EC"/>
    <w:rsid w:val="003F3E1C"/>
    <w:rsid w:val="003F4809"/>
    <w:rsid w:val="003F543F"/>
    <w:rsid w:val="003F5C89"/>
    <w:rsid w:val="003F5F10"/>
    <w:rsid w:val="003F6166"/>
    <w:rsid w:val="004006A6"/>
    <w:rsid w:val="00400748"/>
    <w:rsid w:val="00400CAC"/>
    <w:rsid w:val="004025B7"/>
    <w:rsid w:val="0040297D"/>
    <w:rsid w:val="00402D7D"/>
    <w:rsid w:val="00403080"/>
    <w:rsid w:val="00403A24"/>
    <w:rsid w:val="004047DD"/>
    <w:rsid w:val="00404D3C"/>
    <w:rsid w:val="00404D71"/>
    <w:rsid w:val="00405526"/>
    <w:rsid w:val="0040767B"/>
    <w:rsid w:val="00407EE4"/>
    <w:rsid w:val="0041025A"/>
    <w:rsid w:val="004104C5"/>
    <w:rsid w:val="00410784"/>
    <w:rsid w:val="004113DE"/>
    <w:rsid w:val="0041340F"/>
    <w:rsid w:val="004143EA"/>
    <w:rsid w:val="0041633C"/>
    <w:rsid w:val="00416842"/>
    <w:rsid w:val="00417A18"/>
    <w:rsid w:val="004206C0"/>
    <w:rsid w:val="004220F7"/>
    <w:rsid w:val="004229EA"/>
    <w:rsid w:val="00422DE7"/>
    <w:rsid w:val="004234CD"/>
    <w:rsid w:val="00423D71"/>
    <w:rsid w:val="00425E92"/>
    <w:rsid w:val="00425F18"/>
    <w:rsid w:val="0042688F"/>
    <w:rsid w:val="00426B2C"/>
    <w:rsid w:val="004272B6"/>
    <w:rsid w:val="00431235"/>
    <w:rsid w:val="004313F8"/>
    <w:rsid w:val="004319CC"/>
    <w:rsid w:val="00433986"/>
    <w:rsid w:val="00435043"/>
    <w:rsid w:val="00435474"/>
    <w:rsid w:val="00435F7C"/>
    <w:rsid w:val="0043692C"/>
    <w:rsid w:val="004369E1"/>
    <w:rsid w:val="004376D3"/>
    <w:rsid w:val="00440D95"/>
    <w:rsid w:val="00440E40"/>
    <w:rsid w:val="004450F6"/>
    <w:rsid w:val="00445157"/>
    <w:rsid w:val="004453AB"/>
    <w:rsid w:val="00446DAA"/>
    <w:rsid w:val="00446FDE"/>
    <w:rsid w:val="00447691"/>
    <w:rsid w:val="00450BA7"/>
    <w:rsid w:val="00451B45"/>
    <w:rsid w:val="00451C54"/>
    <w:rsid w:val="004536D1"/>
    <w:rsid w:val="00454C45"/>
    <w:rsid w:val="004559AD"/>
    <w:rsid w:val="00455AB1"/>
    <w:rsid w:val="00456369"/>
    <w:rsid w:val="00456981"/>
    <w:rsid w:val="00456D98"/>
    <w:rsid w:val="00457850"/>
    <w:rsid w:val="00461073"/>
    <w:rsid w:val="0046188C"/>
    <w:rsid w:val="00461B5B"/>
    <w:rsid w:val="00461C96"/>
    <w:rsid w:val="00461E3B"/>
    <w:rsid w:val="00462FA8"/>
    <w:rsid w:val="0046326F"/>
    <w:rsid w:val="00463F5C"/>
    <w:rsid w:val="004650FA"/>
    <w:rsid w:val="00466143"/>
    <w:rsid w:val="00467255"/>
    <w:rsid w:val="0047092A"/>
    <w:rsid w:val="0047093D"/>
    <w:rsid w:val="004712E2"/>
    <w:rsid w:val="00471780"/>
    <w:rsid w:val="00471925"/>
    <w:rsid w:val="00472200"/>
    <w:rsid w:val="00472489"/>
    <w:rsid w:val="00472FB6"/>
    <w:rsid w:val="00473357"/>
    <w:rsid w:val="00473DEC"/>
    <w:rsid w:val="00474278"/>
    <w:rsid w:val="004763EB"/>
    <w:rsid w:val="004765FE"/>
    <w:rsid w:val="00476DA0"/>
    <w:rsid w:val="0047799B"/>
    <w:rsid w:val="00477B70"/>
    <w:rsid w:val="004812E0"/>
    <w:rsid w:val="00481E51"/>
    <w:rsid w:val="0048229F"/>
    <w:rsid w:val="004829EA"/>
    <w:rsid w:val="00482B9D"/>
    <w:rsid w:val="00483335"/>
    <w:rsid w:val="00484C13"/>
    <w:rsid w:val="0048538C"/>
    <w:rsid w:val="00486132"/>
    <w:rsid w:val="0048694C"/>
    <w:rsid w:val="00486F2F"/>
    <w:rsid w:val="004873BC"/>
    <w:rsid w:val="00487454"/>
    <w:rsid w:val="00487FF8"/>
    <w:rsid w:val="0049029B"/>
    <w:rsid w:val="00491B54"/>
    <w:rsid w:val="004925E8"/>
    <w:rsid w:val="004926F3"/>
    <w:rsid w:val="004939ED"/>
    <w:rsid w:val="00493F5E"/>
    <w:rsid w:val="00494877"/>
    <w:rsid w:val="00494966"/>
    <w:rsid w:val="0049505D"/>
    <w:rsid w:val="004955D9"/>
    <w:rsid w:val="00495BE1"/>
    <w:rsid w:val="0049644A"/>
    <w:rsid w:val="00496B83"/>
    <w:rsid w:val="00496C1E"/>
    <w:rsid w:val="00496CFA"/>
    <w:rsid w:val="004975C3"/>
    <w:rsid w:val="004976FC"/>
    <w:rsid w:val="004A003B"/>
    <w:rsid w:val="004A03A2"/>
    <w:rsid w:val="004A1A69"/>
    <w:rsid w:val="004A227F"/>
    <w:rsid w:val="004A417A"/>
    <w:rsid w:val="004A4BF8"/>
    <w:rsid w:val="004A4FF4"/>
    <w:rsid w:val="004A5B9B"/>
    <w:rsid w:val="004A713B"/>
    <w:rsid w:val="004B1856"/>
    <w:rsid w:val="004B21B7"/>
    <w:rsid w:val="004B301B"/>
    <w:rsid w:val="004B307D"/>
    <w:rsid w:val="004B3173"/>
    <w:rsid w:val="004B32C4"/>
    <w:rsid w:val="004B3347"/>
    <w:rsid w:val="004B3371"/>
    <w:rsid w:val="004B4139"/>
    <w:rsid w:val="004B50CA"/>
    <w:rsid w:val="004B6630"/>
    <w:rsid w:val="004B67BD"/>
    <w:rsid w:val="004C122B"/>
    <w:rsid w:val="004C165E"/>
    <w:rsid w:val="004C2345"/>
    <w:rsid w:val="004C2462"/>
    <w:rsid w:val="004C3D8F"/>
    <w:rsid w:val="004C5723"/>
    <w:rsid w:val="004C6780"/>
    <w:rsid w:val="004C7CB1"/>
    <w:rsid w:val="004D04D0"/>
    <w:rsid w:val="004D11B8"/>
    <w:rsid w:val="004D1300"/>
    <w:rsid w:val="004D1466"/>
    <w:rsid w:val="004D1EC1"/>
    <w:rsid w:val="004D2274"/>
    <w:rsid w:val="004D38F9"/>
    <w:rsid w:val="004D401B"/>
    <w:rsid w:val="004D4B64"/>
    <w:rsid w:val="004D6C44"/>
    <w:rsid w:val="004D7D27"/>
    <w:rsid w:val="004E2B4E"/>
    <w:rsid w:val="004E2E6B"/>
    <w:rsid w:val="004E2FBA"/>
    <w:rsid w:val="004E35FC"/>
    <w:rsid w:val="004E3B4E"/>
    <w:rsid w:val="004E4017"/>
    <w:rsid w:val="004E5484"/>
    <w:rsid w:val="004E59A8"/>
    <w:rsid w:val="004E7C27"/>
    <w:rsid w:val="004F071C"/>
    <w:rsid w:val="004F27C6"/>
    <w:rsid w:val="004F291B"/>
    <w:rsid w:val="004F2A2A"/>
    <w:rsid w:val="004F2AFA"/>
    <w:rsid w:val="004F30A5"/>
    <w:rsid w:val="004F3A1F"/>
    <w:rsid w:val="004F42D3"/>
    <w:rsid w:val="004F44E2"/>
    <w:rsid w:val="004F50CC"/>
    <w:rsid w:val="004F6B2C"/>
    <w:rsid w:val="004F7464"/>
    <w:rsid w:val="005001DB"/>
    <w:rsid w:val="005007D5"/>
    <w:rsid w:val="00500B94"/>
    <w:rsid w:val="00500D2E"/>
    <w:rsid w:val="00501CAA"/>
    <w:rsid w:val="00502211"/>
    <w:rsid w:val="005025A1"/>
    <w:rsid w:val="00503651"/>
    <w:rsid w:val="00504096"/>
    <w:rsid w:val="005048A0"/>
    <w:rsid w:val="00504E6A"/>
    <w:rsid w:val="00504E77"/>
    <w:rsid w:val="00505893"/>
    <w:rsid w:val="00505CD0"/>
    <w:rsid w:val="00506A80"/>
    <w:rsid w:val="00507DF7"/>
    <w:rsid w:val="0051021D"/>
    <w:rsid w:val="00510D1D"/>
    <w:rsid w:val="005112AB"/>
    <w:rsid w:val="00511B5C"/>
    <w:rsid w:val="0051253D"/>
    <w:rsid w:val="00514F10"/>
    <w:rsid w:val="00515E79"/>
    <w:rsid w:val="00516069"/>
    <w:rsid w:val="00516133"/>
    <w:rsid w:val="0051685F"/>
    <w:rsid w:val="005174BD"/>
    <w:rsid w:val="00517E6C"/>
    <w:rsid w:val="00522E6C"/>
    <w:rsid w:val="00523C6E"/>
    <w:rsid w:val="00523F75"/>
    <w:rsid w:val="00524360"/>
    <w:rsid w:val="0052506D"/>
    <w:rsid w:val="00525D0D"/>
    <w:rsid w:val="00525F54"/>
    <w:rsid w:val="0052651F"/>
    <w:rsid w:val="00526D8B"/>
    <w:rsid w:val="00527355"/>
    <w:rsid w:val="00530F55"/>
    <w:rsid w:val="00531575"/>
    <w:rsid w:val="00532D91"/>
    <w:rsid w:val="00532F3D"/>
    <w:rsid w:val="00533E48"/>
    <w:rsid w:val="005340DA"/>
    <w:rsid w:val="005347A2"/>
    <w:rsid w:val="005348D4"/>
    <w:rsid w:val="00534F1E"/>
    <w:rsid w:val="00535BE8"/>
    <w:rsid w:val="00540B8B"/>
    <w:rsid w:val="00540E45"/>
    <w:rsid w:val="0054103F"/>
    <w:rsid w:val="0054119C"/>
    <w:rsid w:val="005414AE"/>
    <w:rsid w:val="00542A21"/>
    <w:rsid w:val="00543D10"/>
    <w:rsid w:val="00543D44"/>
    <w:rsid w:val="00545115"/>
    <w:rsid w:val="0054568F"/>
    <w:rsid w:val="0054692E"/>
    <w:rsid w:val="005479F0"/>
    <w:rsid w:val="0055028C"/>
    <w:rsid w:val="00550460"/>
    <w:rsid w:val="005512F5"/>
    <w:rsid w:val="005518BC"/>
    <w:rsid w:val="00551A9B"/>
    <w:rsid w:val="00551C17"/>
    <w:rsid w:val="00551D3C"/>
    <w:rsid w:val="005520CC"/>
    <w:rsid w:val="00552128"/>
    <w:rsid w:val="005528BC"/>
    <w:rsid w:val="00555280"/>
    <w:rsid w:val="005553AF"/>
    <w:rsid w:val="005559C6"/>
    <w:rsid w:val="0055674E"/>
    <w:rsid w:val="00556835"/>
    <w:rsid w:val="005616DE"/>
    <w:rsid w:val="00561B3C"/>
    <w:rsid w:val="00561DE3"/>
    <w:rsid w:val="0056239B"/>
    <w:rsid w:val="00563E14"/>
    <w:rsid w:val="00563E2A"/>
    <w:rsid w:val="00563ECE"/>
    <w:rsid w:val="00563F51"/>
    <w:rsid w:val="00564142"/>
    <w:rsid w:val="00564AB4"/>
    <w:rsid w:val="005658C0"/>
    <w:rsid w:val="00565A81"/>
    <w:rsid w:val="00565CB9"/>
    <w:rsid w:val="00566127"/>
    <w:rsid w:val="005665A4"/>
    <w:rsid w:val="00567134"/>
    <w:rsid w:val="00567ADE"/>
    <w:rsid w:val="005704D5"/>
    <w:rsid w:val="00571003"/>
    <w:rsid w:val="0057107E"/>
    <w:rsid w:val="00571859"/>
    <w:rsid w:val="00571C65"/>
    <w:rsid w:val="00572D6B"/>
    <w:rsid w:val="00573E1F"/>
    <w:rsid w:val="00574F47"/>
    <w:rsid w:val="00575139"/>
    <w:rsid w:val="00575400"/>
    <w:rsid w:val="005758D8"/>
    <w:rsid w:val="00575CB2"/>
    <w:rsid w:val="00577308"/>
    <w:rsid w:val="00577EEA"/>
    <w:rsid w:val="0058066C"/>
    <w:rsid w:val="00581834"/>
    <w:rsid w:val="00582455"/>
    <w:rsid w:val="0058363F"/>
    <w:rsid w:val="00583B53"/>
    <w:rsid w:val="0058434F"/>
    <w:rsid w:val="00584530"/>
    <w:rsid w:val="00584A1D"/>
    <w:rsid w:val="00585935"/>
    <w:rsid w:val="00585C5C"/>
    <w:rsid w:val="0058707B"/>
    <w:rsid w:val="005874CC"/>
    <w:rsid w:val="00587E84"/>
    <w:rsid w:val="005901D8"/>
    <w:rsid w:val="00591E68"/>
    <w:rsid w:val="00592115"/>
    <w:rsid w:val="0059251A"/>
    <w:rsid w:val="00592F78"/>
    <w:rsid w:val="005934DC"/>
    <w:rsid w:val="0059362F"/>
    <w:rsid w:val="0059368A"/>
    <w:rsid w:val="00593ABD"/>
    <w:rsid w:val="005940B0"/>
    <w:rsid w:val="005941E7"/>
    <w:rsid w:val="00594DBA"/>
    <w:rsid w:val="005950BF"/>
    <w:rsid w:val="00595BBC"/>
    <w:rsid w:val="00595C0D"/>
    <w:rsid w:val="00595CAF"/>
    <w:rsid w:val="005968DD"/>
    <w:rsid w:val="00596AB9"/>
    <w:rsid w:val="00596D1C"/>
    <w:rsid w:val="005A025E"/>
    <w:rsid w:val="005A179D"/>
    <w:rsid w:val="005A2655"/>
    <w:rsid w:val="005A2A7C"/>
    <w:rsid w:val="005A2C5F"/>
    <w:rsid w:val="005A3AD3"/>
    <w:rsid w:val="005A3BC5"/>
    <w:rsid w:val="005A3C67"/>
    <w:rsid w:val="005A439B"/>
    <w:rsid w:val="005A492D"/>
    <w:rsid w:val="005A4B86"/>
    <w:rsid w:val="005A528F"/>
    <w:rsid w:val="005A5763"/>
    <w:rsid w:val="005A651A"/>
    <w:rsid w:val="005A6665"/>
    <w:rsid w:val="005A71BF"/>
    <w:rsid w:val="005B0507"/>
    <w:rsid w:val="005B08F6"/>
    <w:rsid w:val="005B0C04"/>
    <w:rsid w:val="005B0E30"/>
    <w:rsid w:val="005B36ED"/>
    <w:rsid w:val="005B39CF"/>
    <w:rsid w:val="005B3B74"/>
    <w:rsid w:val="005B51C7"/>
    <w:rsid w:val="005B5A8F"/>
    <w:rsid w:val="005B6D62"/>
    <w:rsid w:val="005B7275"/>
    <w:rsid w:val="005B7962"/>
    <w:rsid w:val="005C1946"/>
    <w:rsid w:val="005C2E43"/>
    <w:rsid w:val="005C582B"/>
    <w:rsid w:val="005C6057"/>
    <w:rsid w:val="005C66F5"/>
    <w:rsid w:val="005C6BE8"/>
    <w:rsid w:val="005D08EB"/>
    <w:rsid w:val="005D1163"/>
    <w:rsid w:val="005D180E"/>
    <w:rsid w:val="005D1D0F"/>
    <w:rsid w:val="005D24EA"/>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A5D"/>
    <w:rsid w:val="005F0254"/>
    <w:rsid w:val="005F053B"/>
    <w:rsid w:val="005F0CA2"/>
    <w:rsid w:val="005F0F4F"/>
    <w:rsid w:val="005F11A1"/>
    <w:rsid w:val="005F1C6F"/>
    <w:rsid w:val="005F2E47"/>
    <w:rsid w:val="005F35CF"/>
    <w:rsid w:val="005F3C57"/>
    <w:rsid w:val="005F3CA1"/>
    <w:rsid w:val="005F43EA"/>
    <w:rsid w:val="005F5DB4"/>
    <w:rsid w:val="005F660B"/>
    <w:rsid w:val="006001A0"/>
    <w:rsid w:val="00601585"/>
    <w:rsid w:val="006015C5"/>
    <w:rsid w:val="00601F51"/>
    <w:rsid w:val="006036C5"/>
    <w:rsid w:val="006038BD"/>
    <w:rsid w:val="00603B52"/>
    <w:rsid w:val="006062D9"/>
    <w:rsid w:val="00606A20"/>
    <w:rsid w:val="00606F7F"/>
    <w:rsid w:val="0060750C"/>
    <w:rsid w:val="006112B7"/>
    <w:rsid w:val="006116BF"/>
    <w:rsid w:val="00611820"/>
    <w:rsid w:val="00611E9F"/>
    <w:rsid w:val="00612C7D"/>
    <w:rsid w:val="006142B9"/>
    <w:rsid w:val="00615284"/>
    <w:rsid w:val="00615EB6"/>
    <w:rsid w:val="00616ED4"/>
    <w:rsid w:val="006174CB"/>
    <w:rsid w:val="006174E9"/>
    <w:rsid w:val="00617D76"/>
    <w:rsid w:val="00620C9A"/>
    <w:rsid w:val="006213DA"/>
    <w:rsid w:val="0062215F"/>
    <w:rsid w:val="00622FC7"/>
    <w:rsid w:val="006232C9"/>
    <w:rsid w:val="006244EE"/>
    <w:rsid w:val="006249B2"/>
    <w:rsid w:val="00625A32"/>
    <w:rsid w:val="00625B5E"/>
    <w:rsid w:val="00626FC9"/>
    <w:rsid w:val="00627064"/>
    <w:rsid w:val="006270FC"/>
    <w:rsid w:val="006272EC"/>
    <w:rsid w:val="00627636"/>
    <w:rsid w:val="00627EFB"/>
    <w:rsid w:val="006307B7"/>
    <w:rsid w:val="00631233"/>
    <w:rsid w:val="00631C08"/>
    <w:rsid w:val="00632553"/>
    <w:rsid w:val="00632DC7"/>
    <w:rsid w:val="006332A9"/>
    <w:rsid w:val="00633C92"/>
    <w:rsid w:val="0063543B"/>
    <w:rsid w:val="00636A25"/>
    <w:rsid w:val="00636EA5"/>
    <w:rsid w:val="00643998"/>
    <w:rsid w:val="0064440E"/>
    <w:rsid w:val="00644AAC"/>
    <w:rsid w:val="00644EEB"/>
    <w:rsid w:val="00645F52"/>
    <w:rsid w:val="0064620A"/>
    <w:rsid w:val="00646D67"/>
    <w:rsid w:val="00646DE9"/>
    <w:rsid w:val="00650389"/>
    <w:rsid w:val="00650CCC"/>
    <w:rsid w:val="006512D5"/>
    <w:rsid w:val="006520D0"/>
    <w:rsid w:val="00655D3F"/>
    <w:rsid w:val="0065613A"/>
    <w:rsid w:val="00656374"/>
    <w:rsid w:val="00656A82"/>
    <w:rsid w:val="006570D7"/>
    <w:rsid w:val="0065729D"/>
    <w:rsid w:val="00657B61"/>
    <w:rsid w:val="00660688"/>
    <w:rsid w:val="00660B76"/>
    <w:rsid w:val="00662EE5"/>
    <w:rsid w:val="00663F15"/>
    <w:rsid w:val="00664251"/>
    <w:rsid w:val="0066565E"/>
    <w:rsid w:val="00665E5C"/>
    <w:rsid w:val="006700D7"/>
    <w:rsid w:val="00671607"/>
    <w:rsid w:val="0067178E"/>
    <w:rsid w:val="00673E51"/>
    <w:rsid w:val="00675471"/>
    <w:rsid w:val="006757CA"/>
    <w:rsid w:val="00676F48"/>
    <w:rsid w:val="0067794F"/>
    <w:rsid w:val="00677BA2"/>
    <w:rsid w:val="0068031A"/>
    <w:rsid w:val="0068055F"/>
    <w:rsid w:val="006805A4"/>
    <w:rsid w:val="00681568"/>
    <w:rsid w:val="0068318C"/>
    <w:rsid w:val="00685B40"/>
    <w:rsid w:val="00686D20"/>
    <w:rsid w:val="00686F9C"/>
    <w:rsid w:val="00687B0F"/>
    <w:rsid w:val="00690481"/>
    <w:rsid w:val="006905AA"/>
    <w:rsid w:val="00690B9E"/>
    <w:rsid w:val="006919AF"/>
    <w:rsid w:val="00692553"/>
    <w:rsid w:val="0069261A"/>
    <w:rsid w:val="00692B0E"/>
    <w:rsid w:val="00692FBD"/>
    <w:rsid w:val="00693295"/>
    <w:rsid w:val="00693D91"/>
    <w:rsid w:val="006943E6"/>
    <w:rsid w:val="00694D3E"/>
    <w:rsid w:val="00694FE0"/>
    <w:rsid w:val="00695F3A"/>
    <w:rsid w:val="0069647B"/>
    <w:rsid w:val="00696A41"/>
    <w:rsid w:val="0069755D"/>
    <w:rsid w:val="006A0944"/>
    <w:rsid w:val="006A3518"/>
    <w:rsid w:val="006A4AC4"/>
    <w:rsid w:val="006A55AB"/>
    <w:rsid w:val="006A6B90"/>
    <w:rsid w:val="006A7545"/>
    <w:rsid w:val="006A7A5E"/>
    <w:rsid w:val="006B06A7"/>
    <w:rsid w:val="006B116D"/>
    <w:rsid w:val="006B15FD"/>
    <w:rsid w:val="006B19D7"/>
    <w:rsid w:val="006B2AAD"/>
    <w:rsid w:val="006B2D2D"/>
    <w:rsid w:val="006B3992"/>
    <w:rsid w:val="006B3CED"/>
    <w:rsid w:val="006B46F5"/>
    <w:rsid w:val="006B4C1C"/>
    <w:rsid w:val="006B5F9F"/>
    <w:rsid w:val="006B6051"/>
    <w:rsid w:val="006B635C"/>
    <w:rsid w:val="006B6985"/>
    <w:rsid w:val="006B7B69"/>
    <w:rsid w:val="006C0016"/>
    <w:rsid w:val="006C02E3"/>
    <w:rsid w:val="006C08C8"/>
    <w:rsid w:val="006C0EFA"/>
    <w:rsid w:val="006C154B"/>
    <w:rsid w:val="006C28D9"/>
    <w:rsid w:val="006C2CF7"/>
    <w:rsid w:val="006C316B"/>
    <w:rsid w:val="006C36D5"/>
    <w:rsid w:val="006C465C"/>
    <w:rsid w:val="006C4BC5"/>
    <w:rsid w:val="006C53F0"/>
    <w:rsid w:val="006C65B1"/>
    <w:rsid w:val="006C70CE"/>
    <w:rsid w:val="006C74DF"/>
    <w:rsid w:val="006C76C3"/>
    <w:rsid w:val="006D0A02"/>
    <w:rsid w:val="006D143A"/>
    <w:rsid w:val="006D2632"/>
    <w:rsid w:val="006D33A5"/>
    <w:rsid w:val="006D3ACF"/>
    <w:rsid w:val="006D3D00"/>
    <w:rsid w:val="006D426C"/>
    <w:rsid w:val="006D596E"/>
    <w:rsid w:val="006D5B41"/>
    <w:rsid w:val="006D5B8E"/>
    <w:rsid w:val="006D5CA0"/>
    <w:rsid w:val="006D72AF"/>
    <w:rsid w:val="006D7A30"/>
    <w:rsid w:val="006E04D8"/>
    <w:rsid w:val="006E0C53"/>
    <w:rsid w:val="006E153D"/>
    <w:rsid w:val="006E16F9"/>
    <w:rsid w:val="006E2F2D"/>
    <w:rsid w:val="006E456A"/>
    <w:rsid w:val="006E5247"/>
    <w:rsid w:val="006E534F"/>
    <w:rsid w:val="006E6062"/>
    <w:rsid w:val="006E695D"/>
    <w:rsid w:val="006E74ED"/>
    <w:rsid w:val="006F05CF"/>
    <w:rsid w:val="006F1FD3"/>
    <w:rsid w:val="006F2D56"/>
    <w:rsid w:val="006F36BD"/>
    <w:rsid w:val="006F670D"/>
    <w:rsid w:val="006F6B6B"/>
    <w:rsid w:val="006F71F9"/>
    <w:rsid w:val="00700209"/>
    <w:rsid w:val="00700603"/>
    <w:rsid w:val="00701172"/>
    <w:rsid w:val="00701A26"/>
    <w:rsid w:val="00701AFE"/>
    <w:rsid w:val="0070283E"/>
    <w:rsid w:val="00702E2B"/>
    <w:rsid w:val="0070426B"/>
    <w:rsid w:val="00704354"/>
    <w:rsid w:val="0070456B"/>
    <w:rsid w:val="007045E5"/>
    <w:rsid w:val="00705235"/>
    <w:rsid w:val="00705734"/>
    <w:rsid w:val="0070719C"/>
    <w:rsid w:val="00707B59"/>
    <w:rsid w:val="00710599"/>
    <w:rsid w:val="007110E1"/>
    <w:rsid w:val="00712228"/>
    <w:rsid w:val="00712722"/>
    <w:rsid w:val="00713040"/>
    <w:rsid w:val="00715CA0"/>
    <w:rsid w:val="0071642A"/>
    <w:rsid w:val="007174BD"/>
    <w:rsid w:val="00721CB4"/>
    <w:rsid w:val="00721EA2"/>
    <w:rsid w:val="00722844"/>
    <w:rsid w:val="007229BD"/>
    <w:rsid w:val="00722F8C"/>
    <w:rsid w:val="007230A2"/>
    <w:rsid w:val="00723F50"/>
    <w:rsid w:val="007252CB"/>
    <w:rsid w:val="00726D30"/>
    <w:rsid w:val="00727801"/>
    <w:rsid w:val="00731527"/>
    <w:rsid w:val="007324BA"/>
    <w:rsid w:val="00732F39"/>
    <w:rsid w:val="00733DB8"/>
    <w:rsid w:val="00734C8A"/>
    <w:rsid w:val="0073644E"/>
    <w:rsid w:val="007365F8"/>
    <w:rsid w:val="00737611"/>
    <w:rsid w:val="00737DAE"/>
    <w:rsid w:val="007403C6"/>
    <w:rsid w:val="00740469"/>
    <w:rsid w:val="007407CD"/>
    <w:rsid w:val="0074156C"/>
    <w:rsid w:val="00741B87"/>
    <w:rsid w:val="007431E3"/>
    <w:rsid w:val="007433C0"/>
    <w:rsid w:val="00743B7D"/>
    <w:rsid w:val="00745AD6"/>
    <w:rsid w:val="00745BB8"/>
    <w:rsid w:val="007462E5"/>
    <w:rsid w:val="00746969"/>
    <w:rsid w:val="007510E4"/>
    <w:rsid w:val="00751B98"/>
    <w:rsid w:val="00751E06"/>
    <w:rsid w:val="0075388E"/>
    <w:rsid w:val="00753EE5"/>
    <w:rsid w:val="00754BA9"/>
    <w:rsid w:val="007557BD"/>
    <w:rsid w:val="00756520"/>
    <w:rsid w:val="00757A37"/>
    <w:rsid w:val="0076132D"/>
    <w:rsid w:val="00762A70"/>
    <w:rsid w:val="00763692"/>
    <w:rsid w:val="00763819"/>
    <w:rsid w:val="0076460F"/>
    <w:rsid w:val="00764BBF"/>
    <w:rsid w:val="00764E20"/>
    <w:rsid w:val="00764E73"/>
    <w:rsid w:val="00764EDC"/>
    <w:rsid w:val="007650E6"/>
    <w:rsid w:val="0076593F"/>
    <w:rsid w:val="00766D2E"/>
    <w:rsid w:val="00766FA2"/>
    <w:rsid w:val="007675F1"/>
    <w:rsid w:val="00767714"/>
    <w:rsid w:val="00771AF6"/>
    <w:rsid w:val="00772BF0"/>
    <w:rsid w:val="00773ECD"/>
    <w:rsid w:val="00774DAD"/>
    <w:rsid w:val="00775954"/>
    <w:rsid w:val="00775AE8"/>
    <w:rsid w:val="00775C63"/>
    <w:rsid w:val="00776223"/>
    <w:rsid w:val="007766D2"/>
    <w:rsid w:val="0077673A"/>
    <w:rsid w:val="00777070"/>
    <w:rsid w:val="007807CC"/>
    <w:rsid w:val="0078092F"/>
    <w:rsid w:val="00780C10"/>
    <w:rsid w:val="007819F5"/>
    <w:rsid w:val="00783A69"/>
    <w:rsid w:val="00784070"/>
    <w:rsid w:val="007845C2"/>
    <w:rsid w:val="00784AF6"/>
    <w:rsid w:val="00784DB1"/>
    <w:rsid w:val="0078522C"/>
    <w:rsid w:val="007855E5"/>
    <w:rsid w:val="00785658"/>
    <w:rsid w:val="007857BE"/>
    <w:rsid w:val="00785EDB"/>
    <w:rsid w:val="007869C8"/>
    <w:rsid w:val="00786D9C"/>
    <w:rsid w:val="00786DF1"/>
    <w:rsid w:val="0078705E"/>
    <w:rsid w:val="007873BE"/>
    <w:rsid w:val="00790F85"/>
    <w:rsid w:val="007915C7"/>
    <w:rsid w:val="00792AD4"/>
    <w:rsid w:val="00792AFA"/>
    <w:rsid w:val="007935C5"/>
    <w:rsid w:val="00794ADF"/>
    <w:rsid w:val="00794BEF"/>
    <w:rsid w:val="0079590D"/>
    <w:rsid w:val="00795A76"/>
    <w:rsid w:val="00795A9A"/>
    <w:rsid w:val="00797B8D"/>
    <w:rsid w:val="007A0AE2"/>
    <w:rsid w:val="007A0EE4"/>
    <w:rsid w:val="007A0F91"/>
    <w:rsid w:val="007A13E4"/>
    <w:rsid w:val="007A198C"/>
    <w:rsid w:val="007A1D5E"/>
    <w:rsid w:val="007A2889"/>
    <w:rsid w:val="007A3C90"/>
    <w:rsid w:val="007A5964"/>
    <w:rsid w:val="007A5A56"/>
    <w:rsid w:val="007A62A7"/>
    <w:rsid w:val="007A6AEE"/>
    <w:rsid w:val="007A71E5"/>
    <w:rsid w:val="007A75A3"/>
    <w:rsid w:val="007B04F4"/>
    <w:rsid w:val="007B1371"/>
    <w:rsid w:val="007B163A"/>
    <w:rsid w:val="007B23BA"/>
    <w:rsid w:val="007B2451"/>
    <w:rsid w:val="007B397A"/>
    <w:rsid w:val="007B539E"/>
    <w:rsid w:val="007B59EE"/>
    <w:rsid w:val="007B6328"/>
    <w:rsid w:val="007B6851"/>
    <w:rsid w:val="007B6BF1"/>
    <w:rsid w:val="007B7478"/>
    <w:rsid w:val="007B7C61"/>
    <w:rsid w:val="007C3CED"/>
    <w:rsid w:val="007C41F6"/>
    <w:rsid w:val="007C4FA5"/>
    <w:rsid w:val="007C7AEE"/>
    <w:rsid w:val="007D077B"/>
    <w:rsid w:val="007D09BC"/>
    <w:rsid w:val="007D114B"/>
    <w:rsid w:val="007D1412"/>
    <w:rsid w:val="007D19B8"/>
    <w:rsid w:val="007D1BE1"/>
    <w:rsid w:val="007D2C85"/>
    <w:rsid w:val="007D4338"/>
    <w:rsid w:val="007D4CB4"/>
    <w:rsid w:val="007D52FC"/>
    <w:rsid w:val="007D5F1F"/>
    <w:rsid w:val="007D707A"/>
    <w:rsid w:val="007E0AFE"/>
    <w:rsid w:val="007E126A"/>
    <w:rsid w:val="007E1668"/>
    <w:rsid w:val="007E25B3"/>
    <w:rsid w:val="007E3CC7"/>
    <w:rsid w:val="007E3CE1"/>
    <w:rsid w:val="007E4D8F"/>
    <w:rsid w:val="007E5C86"/>
    <w:rsid w:val="007E5E8A"/>
    <w:rsid w:val="007F050C"/>
    <w:rsid w:val="007F1A82"/>
    <w:rsid w:val="007F2FAE"/>
    <w:rsid w:val="007F3ACA"/>
    <w:rsid w:val="007F3D4B"/>
    <w:rsid w:val="007F554E"/>
    <w:rsid w:val="007F5E9E"/>
    <w:rsid w:val="007F5FA7"/>
    <w:rsid w:val="007F61BC"/>
    <w:rsid w:val="007F6777"/>
    <w:rsid w:val="008000D7"/>
    <w:rsid w:val="008007BA"/>
    <w:rsid w:val="008018EB"/>
    <w:rsid w:val="008020FD"/>
    <w:rsid w:val="0080364A"/>
    <w:rsid w:val="008039DC"/>
    <w:rsid w:val="00803E76"/>
    <w:rsid w:val="00804CF5"/>
    <w:rsid w:val="00804D64"/>
    <w:rsid w:val="008059FF"/>
    <w:rsid w:val="00805E11"/>
    <w:rsid w:val="00806221"/>
    <w:rsid w:val="00806F3E"/>
    <w:rsid w:val="008072E5"/>
    <w:rsid w:val="00810317"/>
    <w:rsid w:val="00810768"/>
    <w:rsid w:val="00811F4E"/>
    <w:rsid w:val="0081275F"/>
    <w:rsid w:val="00812C09"/>
    <w:rsid w:val="00812C0E"/>
    <w:rsid w:val="00812E2A"/>
    <w:rsid w:val="00813EB5"/>
    <w:rsid w:val="00814452"/>
    <w:rsid w:val="00814EB8"/>
    <w:rsid w:val="00816E25"/>
    <w:rsid w:val="008177AA"/>
    <w:rsid w:val="00820FC2"/>
    <w:rsid w:val="00821210"/>
    <w:rsid w:val="00821654"/>
    <w:rsid w:val="00821BB7"/>
    <w:rsid w:val="008226CF"/>
    <w:rsid w:val="00822913"/>
    <w:rsid w:val="0082291B"/>
    <w:rsid w:val="0082415F"/>
    <w:rsid w:val="008245DC"/>
    <w:rsid w:val="0082464E"/>
    <w:rsid w:val="00824DAD"/>
    <w:rsid w:val="00826294"/>
    <w:rsid w:val="008266E7"/>
    <w:rsid w:val="00826D4B"/>
    <w:rsid w:val="008306E9"/>
    <w:rsid w:val="008315DA"/>
    <w:rsid w:val="008319ED"/>
    <w:rsid w:val="00831B78"/>
    <w:rsid w:val="00831BD4"/>
    <w:rsid w:val="00833034"/>
    <w:rsid w:val="008331FF"/>
    <w:rsid w:val="008339B9"/>
    <w:rsid w:val="00833CBB"/>
    <w:rsid w:val="00834A6F"/>
    <w:rsid w:val="00834CBB"/>
    <w:rsid w:val="008351CB"/>
    <w:rsid w:val="0083547E"/>
    <w:rsid w:val="008356E9"/>
    <w:rsid w:val="00835E20"/>
    <w:rsid w:val="00836126"/>
    <w:rsid w:val="0083794B"/>
    <w:rsid w:val="00837953"/>
    <w:rsid w:val="00837DF5"/>
    <w:rsid w:val="00840357"/>
    <w:rsid w:val="008438D1"/>
    <w:rsid w:val="00844E30"/>
    <w:rsid w:val="00845001"/>
    <w:rsid w:val="008459FF"/>
    <w:rsid w:val="008462CD"/>
    <w:rsid w:val="00846C19"/>
    <w:rsid w:val="00850126"/>
    <w:rsid w:val="008503BA"/>
    <w:rsid w:val="0085118B"/>
    <w:rsid w:val="008511E6"/>
    <w:rsid w:val="00851CF0"/>
    <w:rsid w:val="0085214B"/>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5A52"/>
    <w:rsid w:val="00866187"/>
    <w:rsid w:val="008667D1"/>
    <w:rsid w:val="008700AA"/>
    <w:rsid w:val="00871058"/>
    <w:rsid w:val="00871248"/>
    <w:rsid w:val="00871A4B"/>
    <w:rsid w:val="00871D35"/>
    <w:rsid w:val="00871E64"/>
    <w:rsid w:val="00872304"/>
    <w:rsid w:val="00872575"/>
    <w:rsid w:val="00873596"/>
    <w:rsid w:val="00875399"/>
    <w:rsid w:val="008756A7"/>
    <w:rsid w:val="00875C42"/>
    <w:rsid w:val="00875E24"/>
    <w:rsid w:val="00876E17"/>
    <w:rsid w:val="00881739"/>
    <w:rsid w:val="00881B30"/>
    <w:rsid w:val="00882142"/>
    <w:rsid w:val="008824F0"/>
    <w:rsid w:val="0088272B"/>
    <w:rsid w:val="00882D4A"/>
    <w:rsid w:val="00886DAC"/>
    <w:rsid w:val="00887C87"/>
    <w:rsid w:val="00890CEA"/>
    <w:rsid w:val="00891C1B"/>
    <w:rsid w:val="0089233B"/>
    <w:rsid w:val="008934F7"/>
    <w:rsid w:val="00893DB8"/>
    <w:rsid w:val="00894BA4"/>
    <w:rsid w:val="00894C48"/>
    <w:rsid w:val="00894CA0"/>
    <w:rsid w:val="008959D5"/>
    <w:rsid w:val="00896145"/>
    <w:rsid w:val="008A01AF"/>
    <w:rsid w:val="008A0F06"/>
    <w:rsid w:val="008A1C6E"/>
    <w:rsid w:val="008A1DDE"/>
    <w:rsid w:val="008A23B2"/>
    <w:rsid w:val="008A2412"/>
    <w:rsid w:val="008A3874"/>
    <w:rsid w:val="008A3894"/>
    <w:rsid w:val="008A3D16"/>
    <w:rsid w:val="008A5681"/>
    <w:rsid w:val="008A5CCF"/>
    <w:rsid w:val="008A7BA1"/>
    <w:rsid w:val="008B0016"/>
    <w:rsid w:val="008B020C"/>
    <w:rsid w:val="008B03DE"/>
    <w:rsid w:val="008B058C"/>
    <w:rsid w:val="008B07D8"/>
    <w:rsid w:val="008B1112"/>
    <w:rsid w:val="008B132B"/>
    <w:rsid w:val="008B1BAE"/>
    <w:rsid w:val="008B20A8"/>
    <w:rsid w:val="008B2EA5"/>
    <w:rsid w:val="008B3141"/>
    <w:rsid w:val="008B3A46"/>
    <w:rsid w:val="008B3C16"/>
    <w:rsid w:val="008B52AC"/>
    <w:rsid w:val="008B5474"/>
    <w:rsid w:val="008B54F8"/>
    <w:rsid w:val="008B6689"/>
    <w:rsid w:val="008B760E"/>
    <w:rsid w:val="008B7940"/>
    <w:rsid w:val="008C007D"/>
    <w:rsid w:val="008C014C"/>
    <w:rsid w:val="008C10BA"/>
    <w:rsid w:val="008C1172"/>
    <w:rsid w:val="008C20AC"/>
    <w:rsid w:val="008C293A"/>
    <w:rsid w:val="008C2ABA"/>
    <w:rsid w:val="008C4CD9"/>
    <w:rsid w:val="008C4E3D"/>
    <w:rsid w:val="008C52A2"/>
    <w:rsid w:val="008C54F0"/>
    <w:rsid w:val="008C5D3B"/>
    <w:rsid w:val="008D0070"/>
    <w:rsid w:val="008D033F"/>
    <w:rsid w:val="008D1B5E"/>
    <w:rsid w:val="008D21E3"/>
    <w:rsid w:val="008D2C6C"/>
    <w:rsid w:val="008D5513"/>
    <w:rsid w:val="008D59CE"/>
    <w:rsid w:val="008D6159"/>
    <w:rsid w:val="008E0387"/>
    <w:rsid w:val="008E1AF8"/>
    <w:rsid w:val="008E23F7"/>
    <w:rsid w:val="008E3D26"/>
    <w:rsid w:val="008E41CB"/>
    <w:rsid w:val="008E4315"/>
    <w:rsid w:val="008E58A1"/>
    <w:rsid w:val="008E5A09"/>
    <w:rsid w:val="008E6617"/>
    <w:rsid w:val="008E6B2E"/>
    <w:rsid w:val="008E75B6"/>
    <w:rsid w:val="008E7CAE"/>
    <w:rsid w:val="008F0373"/>
    <w:rsid w:val="008F06B8"/>
    <w:rsid w:val="008F0E65"/>
    <w:rsid w:val="008F1D0A"/>
    <w:rsid w:val="008F23B7"/>
    <w:rsid w:val="008F287F"/>
    <w:rsid w:val="008F3496"/>
    <w:rsid w:val="008F48C6"/>
    <w:rsid w:val="008F48DB"/>
    <w:rsid w:val="008F4B36"/>
    <w:rsid w:val="008F4D34"/>
    <w:rsid w:val="008F5326"/>
    <w:rsid w:val="008F6483"/>
    <w:rsid w:val="008F6646"/>
    <w:rsid w:val="008F6B25"/>
    <w:rsid w:val="008F6F4A"/>
    <w:rsid w:val="008F78A2"/>
    <w:rsid w:val="009004FB"/>
    <w:rsid w:val="009008AD"/>
    <w:rsid w:val="00902151"/>
    <w:rsid w:val="00903071"/>
    <w:rsid w:val="009056F4"/>
    <w:rsid w:val="00905B39"/>
    <w:rsid w:val="009069C3"/>
    <w:rsid w:val="009104FB"/>
    <w:rsid w:val="00910E1F"/>
    <w:rsid w:val="00911808"/>
    <w:rsid w:val="009122D2"/>
    <w:rsid w:val="009123E3"/>
    <w:rsid w:val="00913A12"/>
    <w:rsid w:val="00913DC0"/>
    <w:rsid w:val="009142AB"/>
    <w:rsid w:val="00914E69"/>
    <w:rsid w:val="00915160"/>
    <w:rsid w:val="009154FA"/>
    <w:rsid w:val="009163C4"/>
    <w:rsid w:val="0091669A"/>
    <w:rsid w:val="00916DD4"/>
    <w:rsid w:val="00917C23"/>
    <w:rsid w:val="00917E80"/>
    <w:rsid w:val="00917F94"/>
    <w:rsid w:val="00921014"/>
    <w:rsid w:val="0092122A"/>
    <w:rsid w:val="0092145A"/>
    <w:rsid w:val="0092162D"/>
    <w:rsid w:val="00921773"/>
    <w:rsid w:val="00922F7B"/>
    <w:rsid w:val="009235E8"/>
    <w:rsid w:val="0092398F"/>
    <w:rsid w:val="0092433F"/>
    <w:rsid w:val="00925C0D"/>
    <w:rsid w:val="00925CD3"/>
    <w:rsid w:val="00925F4B"/>
    <w:rsid w:val="0092615F"/>
    <w:rsid w:val="00926933"/>
    <w:rsid w:val="00931018"/>
    <w:rsid w:val="009310BF"/>
    <w:rsid w:val="00932842"/>
    <w:rsid w:val="00932AA0"/>
    <w:rsid w:val="00933A3E"/>
    <w:rsid w:val="0093541A"/>
    <w:rsid w:val="00935CD4"/>
    <w:rsid w:val="00935E30"/>
    <w:rsid w:val="009372BE"/>
    <w:rsid w:val="00937A14"/>
    <w:rsid w:val="009400BC"/>
    <w:rsid w:val="00941F21"/>
    <w:rsid w:val="0094221A"/>
    <w:rsid w:val="00942659"/>
    <w:rsid w:val="00942CFA"/>
    <w:rsid w:val="00942D7D"/>
    <w:rsid w:val="00943832"/>
    <w:rsid w:val="00943DEC"/>
    <w:rsid w:val="0094438E"/>
    <w:rsid w:val="00944614"/>
    <w:rsid w:val="00944690"/>
    <w:rsid w:val="00944F14"/>
    <w:rsid w:val="00945EC4"/>
    <w:rsid w:val="00947AEA"/>
    <w:rsid w:val="00950DE2"/>
    <w:rsid w:val="0095254B"/>
    <w:rsid w:val="009526EC"/>
    <w:rsid w:val="00952A17"/>
    <w:rsid w:val="00952BAB"/>
    <w:rsid w:val="009530EA"/>
    <w:rsid w:val="00953731"/>
    <w:rsid w:val="00954D22"/>
    <w:rsid w:val="0095512C"/>
    <w:rsid w:val="009556C3"/>
    <w:rsid w:val="009559C0"/>
    <w:rsid w:val="00955CDD"/>
    <w:rsid w:val="00956075"/>
    <w:rsid w:val="0095682E"/>
    <w:rsid w:val="00957820"/>
    <w:rsid w:val="009579A2"/>
    <w:rsid w:val="00957E66"/>
    <w:rsid w:val="00960BB2"/>
    <w:rsid w:val="00961718"/>
    <w:rsid w:val="00961C97"/>
    <w:rsid w:val="0096216E"/>
    <w:rsid w:val="00963227"/>
    <w:rsid w:val="009634CE"/>
    <w:rsid w:val="009641A0"/>
    <w:rsid w:val="00965730"/>
    <w:rsid w:val="00965D7B"/>
    <w:rsid w:val="00967204"/>
    <w:rsid w:val="0097006C"/>
    <w:rsid w:val="0097108C"/>
    <w:rsid w:val="00971115"/>
    <w:rsid w:val="009715E1"/>
    <w:rsid w:val="00971A08"/>
    <w:rsid w:val="009722AD"/>
    <w:rsid w:val="00972C52"/>
    <w:rsid w:val="00972EF6"/>
    <w:rsid w:val="009737A9"/>
    <w:rsid w:val="00974896"/>
    <w:rsid w:val="0097500D"/>
    <w:rsid w:val="00976910"/>
    <w:rsid w:val="00976AD5"/>
    <w:rsid w:val="0098007A"/>
    <w:rsid w:val="00980315"/>
    <w:rsid w:val="0098058F"/>
    <w:rsid w:val="009809CF"/>
    <w:rsid w:val="00980E2A"/>
    <w:rsid w:val="00982BE5"/>
    <w:rsid w:val="00982EFE"/>
    <w:rsid w:val="009836EF"/>
    <w:rsid w:val="00983C80"/>
    <w:rsid w:val="009852BD"/>
    <w:rsid w:val="0098557E"/>
    <w:rsid w:val="00986B13"/>
    <w:rsid w:val="00986D10"/>
    <w:rsid w:val="0099085F"/>
    <w:rsid w:val="0099096F"/>
    <w:rsid w:val="00991B30"/>
    <w:rsid w:val="00991C86"/>
    <w:rsid w:val="0099213A"/>
    <w:rsid w:val="00992664"/>
    <w:rsid w:val="00992ACC"/>
    <w:rsid w:val="00994589"/>
    <w:rsid w:val="0099480C"/>
    <w:rsid w:val="00995B49"/>
    <w:rsid w:val="0099741A"/>
    <w:rsid w:val="009975D5"/>
    <w:rsid w:val="00997797"/>
    <w:rsid w:val="00997DF4"/>
    <w:rsid w:val="009A001D"/>
    <w:rsid w:val="009A0280"/>
    <w:rsid w:val="009A0830"/>
    <w:rsid w:val="009A0AC2"/>
    <w:rsid w:val="009A0D30"/>
    <w:rsid w:val="009A1470"/>
    <w:rsid w:val="009A1772"/>
    <w:rsid w:val="009A37AC"/>
    <w:rsid w:val="009A3833"/>
    <w:rsid w:val="009A5F8C"/>
    <w:rsid w:val="009A6B53"/>
    <w:rsid w:val="009A7172"/>
    <w:rsid w:val="009B09B1"/>
    <w:rsid w:val="009B117C"/>
    <w:rsid w:val="009B2A6D"/>
    <w:rsid w:val="009B358D"/>
    <w:rsid w:val="009B3B26"/>
    <w:rsid w:val="009B3EAE"/>
    <w:rsid w:val="009B452E"/>
    <w:rsid w:val="009B523C"/>
    <w:rsid w:val="009B5655"/>
    <w:rsid w:val="009B5952"/>
    <w:rsid w:val="009B6450"/>
    <w:rsid w:val="009B7854"/>
    <w:rsid w:val="009B7BDF"/>
    <w:rsid w:val="009B7D75"/>
    <w:rsid w:val="009C0B1A"/>
    <w:rsid w:val="009C1324"/>
    <w:rsid w:val="009C210E"/>
    <w:rsid w:val="009C2ABF"/>
    <w:rsid w:val="009C3ACE"/>
    <w:rsid w:val="009C3F45"/>
    <w:rsid w:val="009C437D"/>
    <w:rsid w:val="009C61E3"/>
    <w:rsid w:val="009C6C76"/>
    <w:rsid w:val="009C7C39"/>
    <w:rsid w:val="009D05DE"/>
    <w:rsid w:val="009D0693"/>
    <w:rsid w:val="009D0795"/>
    <w:rsid w:val="009D0FFD"/>
    <w:rsid w:val="009D197E"/>
    <w:rsid w:val="009D1B1D"/>
    <w:rsid w:val="009D1B7C"/>
    <w:rsid w:val="009D22C4"/>
    <w:rsid w:val="009D29BD"/>
    <w:rsid w:val="009D3834"/>
    <w:rsid w:val="009D3890"/>
    <w:rsid w:val="009D3F5C"/>
    <w:rsid w:val="009D481C"/>
    <w:rsid w:val="009D4910"/>
    <w:rsid w:val="009D6D2C"/>
    <w:rsid w:val="009D6FD6"/>
    <w:rsid w:val="009D6FE1"/>
    <w:rsid w:val="009D7BF1"/>
    <w:rsid w:val="009E0E52"/>
    <w:rsid w:val="009E227C"/>
    <w:rsid w:val="009E29AC"/>
    <w:rsid w:val="009E314E"/>
    <w:rsid w:val="009E323B"/>
    <w:rsid w:val="009E341D"/>
    <w:rsid w:val="009E4066"/>
    <w:rsid w:val="009E41E7"/>
    <w:rsid w:val="009E5989"/>
    <w:rsid w:val="009E6994"/>
    <w:rsid w:val="009E7725"/>
    <w:rsid w:val="009E7EA0"/>
    <w:rsid w:val="009F04CC"/>
    <w:rsid w:val="009F2602"/>
    <w:rsid w:val="009F3303"/>
    <w:rsid w:val="009F3981"/>
    <w:rsid w:val="009F3B52"/>
    <w:rsid w:val="009F45FF"/>
    <w:rsid w:val="009F4E73"/>
    <w:rsid w:val="009F6BBC"/>
    <w:rsid w:val="009F7B9D"/>
    <w:rsid w:val="00A020E7"/>
    <w:rsid w:val="00A03486"/>
    <w:rsid w:val="00A05CA1"/>
    <w:rsid w:val="00A05ECB"/>
    <w:rsid w:val="00A07BB6"/>
    <w:rsid w:val="00A07F20"/>
    <w:rsid w:val="00A11052"/>
    <w:rsid w:val="00A11908"/>
    <w:rsid w:val="00A122FE"/>
    <w:rsid w:val="00A12456"/>
    <w:rsid w:val="00A12963"/>
    <w:rsid w:val="00A12AD1"/>
    <w:rsid w:val="00A12F9C"/>
    <w:rsid w:val="00A1326F"/>
    <w:rsid w:val="00A13E35"/>
    <w:rsid w:val="00A14013"/>
    <w:rsid w:val="00A14E98"/>
    <w:rsid w:val="00A154A6"/>
    <w:rsid w:val="00A157C3"/>
    <w:rsid w:val="00A16306"/>
    <w:rsid w:val="00A168F5"/>
    <w:rsid w:val="00A16A8F"/>
    <w:rsid w:val="00A178EB"/>
    <w:rsid w:val="00A17DFB"/>
    <w:rsid w:val="00A207AB"/>
    <w:rsid w:val="00A20BF6"/>
    <w:rsid w:val="00A229CC"/>
    <w:rsid w:val="00A22ECB"/>
    <w:rsid w:val="00A230A6"/>
    <w:rsid w:val="00A237EC"/>
    <w:rsid w:val="00A241F3"/>
    <w:rsid w:val="00A251AB"/>
    <w:rsid w:val="00A25D9F"/>
    <w:rsid w:val="00A2754D"/>
    <w:rsid w:val="00A278E5"/>
    <w:rsid w:val="00A27B00"/>
    <w:rsid w:val="00A30793"/>
    <w:rsid w:val="00A30E89"/>
    <w:rsid w:val="00A318CA"/>
    <w:rsid w:val="00A32229"/>
    <w:rsid w:val="00A3235C"/>
    <w:rsid w:val="00A32592"/>
    <w:rsid w:val="00A32C87"/>
    <w:rsid w:val="00A32CA6"/>
    <w:rsid w:val="00A32E0C"/>
    <w:rsid w:val="00A3316D"/>
    <w:rsid w:val="00A36817"/>
    <w:rsid w:val="00A3724F"/>
    <w:rsid w:val="00A375ED"/>
    <w:rsid w:val="00A40C9A"/>
    <w:rsid w:val="00A41FA6"/>
    <w:rsid w:val="00A436E3"/>
    <w:rsid w:val="00A437B9"/>
    <w:rsid w:val="00A44290"/>
    <w:rsid w:val="00A44993"/>
    <w:rsid w:val="00A45D3F"/>
    <w:rsid w:val="00A47E8E"/>
    <w:rsid w:val="00A517DA"/>
    <w:rsid w:val="00A524DC"/>
    <w:rsid w:val="00A52507"/>
    <w:rsid w:val="00A52738"/>
    <w:rsid w:val="00A54C28"/>
    <w:rsid w:val="00A54F96"/>
    <w:rsid w:val="00A5545F"/>
    <w:rsid w:val="00A56889"/>
    <w:rsid w:val="00A5702B"/>
    <w:rsid w:val="00A60AC5"/>
    <w:rsid w:val="00A63AF1"/>
    <w:rsid w:val="00A64785"/>
    <w:rsid w:val="00A64E44"/>
    <w:rsid w:val="00A66982"/>
    <w:rsid w:val="00A6706F"/>
    <w:rsid w:val="00A706ED"/>
    <w:rsid w:val="00A711F1"/>
    <w:rsid w:val="00A713BD"/>
    <w:rsid w:val="00A72B0C"/>
    <w:rsid w:val="00A72E4B"/>
    <w:rsid w:val="00A74D05"/>
    <w:rsid w:val="00A757E3"/>
    <w:rsid w:val="00A759B5"/>
    <w:rsid w:val="00A824FC"/>
    <w:rsid w:val="00A82F81"/>
    <w:rsid w:val="00A85450"/>
    <w:rsid w:val="00A8577E"/>
    <w:rsid w:val="00A9063E"/>
    <w:rsid w:val="00A90856"/>
    <w:rsid w:val="00A90A34"/>
    <w:rsid w:val="00A91B59"/>
    <w:rsid w:val="00A92651"/>
    <w:rsid w:val="00A92BA1"/>
    <w:rsid w:val="00A93829"/>
    <w:rsid w:val="00A93DDB"/>
    <w:rsid w:val="00A9501D"/>
    <w:rsid w:val="00A96C4D"/>
    <w:rsid w:val="00A96FDB"/>
    <w:rsid w:val="00A972E7"/>
    <w:rsid w:val="00A97440"/>
    <w:rsid w:val="00A97816"/>
    <w:rsid w:val="00A97824"/>
    <w:rsid w:val="00AA0AFA"/>
    <w:rsid w:val="00AA0E16"/>
    <w:rsid w:val="00AA10EE"/>
    <w:rsid w:val="00AA1381"/>
    <w:rsid w:val="00AA19CD"/>
    <w:rsid w:val="00AA1DBA"/>
    <w:rsid w:val="00AA217E"/>
    <w:rsid w:val="00AA21AD"/>
    <w:rsid w:val="00AA24AE"/>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2978"/>
    <w:rsid w:val="00AB415E"/>
    <w:rsid w:val="00AB455E"/>
    <w:rsid w:val="00AB4DAD"/>
    <w:rsid w:val="00AB55F9"/>
    <w:rsid w:val="00AB6240"/>
    <w:rsid w:val="00AB72E5"/>
    <w:rsid w:val="00AB7960"/>
    <w:rsid w:val="00AC080B"/>
    <w:rsid w:val="00AC1245"/>
    <w:rsid w:val="00AC1454"/>
    <w:rsid w:val="00AC15F7"/>
    <w:rsid w:val="00AC3688"/>
    <w:rsid w:val="00AC387E"/>
    <w:rsid w:val="00AC3CC6"/>
    <w:rsid w:val="00AC3F86"/>
    <w:rsid w:val="00AC4EF4"/>
    <w:rsid w:val="00AC4FBD"/>
    <w:rsid w:val="00AC6990"/>
    <w:rsid w:val="00AC6AA1"/>
    <w:rsid w:val="00AC6C06"/>
    <w:rsid w:val="00AC6EC7"/>
    <w:rsid w:val="00AC769E"/>
    <w:rsid w:val="00AD0CCA"/>
    <w:rsid w:val="00AD1B73"/>
    <w:rsid w:val="00AD2233"/>
    <w:rsid w:val="00AD2334"/>
    <w:rsid w:val="00AD338A"/>
    <w:rsid w:val="00AD3C97"/>
    <w:rsid w:val="00AD4054"/>
    <w:rsid w:val="00AD507B"/>
    <w:rsid w:val="00AD53B1"/>
    <w:rsid w:val="00AD64F1"/>
    <w:rsid w:val="00AD6756"/>
    <w:rsid w:val="00AD6A78"/>
    <w:rsid w:val="00AD7247"/>
    <w:rsid w:val="00AD74C6"/>
    <w:rsid w:val="00AE000E"/>
    <w:rsid w:val="00AE116B"/>
    <w:rsid w:val="00AE1638"/>
    <w:rsid w:val="00AE1DED"/>
    <w:rsid w:val="00AE1EDE"/>
    <w:rsid w:val="00AE2474"/>
    <w:rsid w:val="00AE2672"/>
    <w:rsid w:val="00AE3489"/>
    <w:rsid w:val="00AE4155"/>
    <w:rsid w:val="00AE4759"/>
    <w:rsid w:val="00AE48F4"/>
    <w:rsid w:val="00AE50A9"/>
    <w:rsid w:val="00AE54EB"/>
    <w:rsid w:val="00AE612F"/>
    <w:rsid w:val="00AE6CF8"/>
    <w:rsid w:val="00AE7585"/>
    <w:rsid w:val="00AF042E"/>
    <w:rsid w:val="00AF0508"/>
    <w:rsid w:val="00AF0DFF"/>
    <w:rsid w:val="00AF0E07"/>
    <w:rsid w:val="00AF1755"/>
    <w:rsid w:val="00AF1D03"/>
    <w:rsid w:val="00AF1D9A"/>
    <w:rsid w:val="00AF22D3"/>
    <w:rsid w:val="00AF3A89"/>
    <w:rsid w:val="00AF418E"/>
    <w:rsid w:val="00AF499B"/>
    <w:rsid w:val="00AF54FD"/>
    <w:rsid w:val="00AF5AF0"/>
    <w:rsid w:val="00AF5B5A"/>
    <w:rsid w:val="00AF5ECD"/>
    <w:rsid w:val="00AF6E8B"/>
    <w:rsid w:val="00AF71CF"/>
    <w:rsid w:val="00AF7387"/>
    <w:rsid w:val="00B001E7"/>
    <w:rsid w:val="00B012DB"/>
    <w:rsid w:val="00B015C8"/>
    <w:rsid w:val="00B015EC"/>
    <w:rsid w:val="00B0203A"/>
    <w:rsid w:val="00B02064"/>
    <w:rsid w:val="00B02752"/>
    <w:rsid w:val="00B02D24"/>
    <w:rsid w:val="00B02E4B"/>
    <w:rsid w:val="00B04B6A"/>
    <w:rsid w:val="00B04C75"/>
    <w:rsid w:val="00B04DCF"/>
    <w:rsid w:val="00B05750"/>
    <w:rsid w:val="00B06BFA"/>
    <w:rsid w:val="00B11344"/>
    <w:rsid w:val="00B12834"/>
    <w:rsid w:val="00B14586"/>
    <w:rsid w:val="00B14BB1"/>
    <w:rsid w:val="00B14D25"/>
    <w:rsid w:val="00B15DA8"/>
    <w:rsid w:val="00B1645E"/>
    <w:rsid w:val="00B205DE"/>
    <w:rsid w:val="00B22F5B"/>
    <w:rsid w:val="00B24ED7"/>
    <w:rsid w:val="00B251FA"/>
    <w:rsid w:val="00B26EFE"/>
    <w:rsid w:val="00B27050"/>
    <w:rsid w:val="00B30981"/>
    <w:rsid w:val="00B30CF8"/>
    <w:rsid w:val="00B31E35"/>
    <w:rsid w:val="00B322B8"/>
    <w:rsid w:val="00B3267C"/>
    <w:rsid w:val="00B32E84"/>
    <w:rsid w:val="00B33055"/>
    <w:rsid w:val="00B3343E"/>
    <w:rsid w:val="00B33760"/>
    <w:rsid w:val="00B33C69"/>
    <w:rsid w:val="00B34ACE"/>
    <w:rsid w:val="00B34B6E"/>
    <w:rsid w:val="00B358BF"/>
    <w:rsid w:val="00B35CC4"/>
    <w:rsid w:val="00B35D26"/>
    <w:rsid w:val="00B36AF7"/>
    <w:rsid w:val="00B36C92"/>
    <w:rsid w:val="00B36D63"/>
    <w:rsid w:val="00B370CA"/>
    <w:rsid w:val="00B3726B"/>
    <w:rsid w:val="00B41FE1"/>
    <w:rsid w:val="00B420A8"/>
    <w:rsid w:val="00B42893"/>
    <w:rsid w:val="00B42D60"/>
    <w:rsid w:val="00B42FEC"/>
    <w:rsid w:val="00B43080"/>
    <w:rsid w:val="00B43177"/>
    <w:rsid w:val="00B433AA"/>
    <w:rsid w:val="00B43EAC"/>
    <w:rsid w:val="00B4475C"/>
    <w:rsid w:val="00B451B1"/>
    <w:rsid w:val="00B45552"/>
    <w:rsid w:val="00B45E76"/>
    <w:rsid w:val="00B45F70"/>
    <w:rsid w:val="00B46825"/>
    <w:rsid w:val="00B4711F"/>
    <w:rsid w:val="00B476E4"/>
    <w:rsid w:val="00B47851"/>
    <w:rsid w:val="00B47B62"/>
    <w:rsid w:val="00B50881"/>
    <w:rsid w:val="00B50D2A"/>
    <w:rsid w:val="00B5137D"/>
    <w:rsid w:val="00B52065"/>
    <w:rsid w:val="00B529C4"/>
    <w:rsid w:val="00B52AFC"/>
    <w:rsid w:val="00B5311C"/>
    <w:rsid w:val="00B5428E"/>
    <w:rsid w:val="00B54628"/>
    <w:rsid w:val="00B54A93"/>
    <w:rsid w:val="00B54C8A"/>
    <w:rsid w:val="00B55522"/>
    <w:rsid w:val="00B55CA3"/>
    <w:rsid w:val="00B567EA"/>
    <w:rsid w:val="00B57A4B"/>
    <w:rsid w:val="00B61577"/>
    <w:rsid w:val="00B62230"/>
    <w:rsid w:val="00B638A6"/>
    <w:rsid w:val="00B642B9"/>
    <w:rsid w:val="00B642D1"/>
    <w:rsid w:val="00B64BD1"/>
    <w:rsid w:val="00B652FC"/>
    <w:rsid w:val="00B655DC"/>
    <w:rsid w:val="00B6589F"/>
    <w:rsid w:val="00B65CD4"/>
    <w:rsid w:val="00B663FA"/>
    <w:rsid w:val="00B6666B"/>
    <w:rsid w:val="00B669D9"/>
    <w:rsid w:val="00B66D2E"/>
    <w:rsid w:val="00B670F7"/>
    <w:rsid w:val="00B708F7"/>
    <w:rsid w:val="00B71B56"/>
    <w:rsid w:val="00B7236C"/>
    <w:rsid w:val="00B72EC0"/>
    <w:rsid w:val="00B72EC3"/>
    <w:rsid w:val="00B757E3"/>
    <w:rsid w:val="00B766A0"/>
    <w:rsid w:val="00B77B4C"/>
    <w:rsid w:val="00B81DC7"/>
    <w:rsid w:val="00B8251B"/>
    <w:rsid w:val="00B8350D"/>
    <w:rsid w:val="00B83F03"/>
    <w:rsid w:val="00B83F4F"/>
    <w:rsid w:val="00B85670"/>
    <w:rsid w:val="00B86160"/>
    <w:rsid w:val="00B861F6"/>
    <w:rsid w:val="00B864F0"/>
    <w:rsid w:val="00B86B94"/>
    <w:rsid w:val="00B8718C"/>
    <w:rsid w:val="00B9018C"/>
    <w:rsid w:val="00B90819"/>
    <w:rsid w:val="00B90F05"/>
    <w:rsid w:val="00B91662"/>
    <w:rsid w:val="00B9245E"/>
    <w:rsid w:val="00B927D2"/>
    <w:rsid w:val="00B93ACD"/>
    <w:rsid w:val="00B94566"/>
    <w:rsid w:val="00B9550A"/>
    <w:rsid w:val="00B95CC0"/>
    <w:rsid w:val="00B9646D"/>
    <w:rsid w:val="00B9685D"/>
    <w:rsid w:val="00B97BA2"/>
    <w:rsid w:val="00B97BAD"/>
    <w:rsid w:val="00B97FFD"/>
    <w:rsid w:val="00BA069A"/>
    <w:rsid w:val="00BA1D82"/>
    <w:rsid w:val="00BA2B7B"/>
    <w:rsid w:val="00BA2E37"/>
    <w:rsid w:val="00BA4009"/>
    <w:rsid w:val="00BA4360"/>
    <w:rsid w:val="00BA4D8E"/>
    <w:rsid w:val="00BA5452"/>
    <w:rsid w:val="00BA7CE6"/>
    <w:rsid w:val="00BA7FED"/>
    <w:rsid w:val="00BB0675"/>
    <w:rsid w:val="00BB1640"/>
    <w:rsid w:val="00BB1F5A"/>
    <w:rsid w:val="00BB2117"/>
    <w:rsid w:val="00BB2241"/>
    <w:rsid w:val="00BB3392"/>
    <w:rsid w:val="00BB390F"/>
    <w:rsid w:val="00BB3DF5"/>
    <w:rsid w:val="00BB4DCE"/>
    <w:rsid w:val="00BB5874"/>
    <w:rsid w:val="00BB5B19"/>
    <w:rsid w:val="00BB6571"/>
    <w:rsid w:val="00BB67D7"/>
    <w:rsid w:val="00BB6827"/>
    <w:rsid w:val="00BB7457"/>
    <w:rsid w:val="00BB7BBA"/>
    <w:rsid w:val="00BB7F72"/>
    <w:rsid w:val="00BC037E"/>
    <w:rsid w:val="00BC088A"/>
    <w:rsid w:val="00BC1272"/>
    <w:rsid w:val="00BC244C"/>
    <w:rsid w:val="00BC3016"/>
    <w:rsid w:val="00BC3260"/>
    <w:rsid w:val="00BC36BA"/>
    <w:rsid w:val="00BC3A32"/>
    <w:rsid w:val="00BC43A2"/>
    <w:rsid w:val="00BC4E8E"/>
    <w:rsid w:val="00BC500F"/>
    <w:rsid w:val="00BC50FB"/>
    <w:rsid w:val="00BC66EC"/>
    <w:rsid w:val="00BC6AE3"/>
    <w:rsid w:val="00BC731D"/>
    <w:rsid w:val="00BC7AAD"/>
    <w:rsid w:val="00BD0476"/>
    <w:rsid w:val="00BD08B5"/>
    <w:rsid w:val="00BD0C03"/>
    <w:rsid w:val="00BD118A"/>
    <w:rsid w:val="00BD13C0"/>
    <w:rsid w:val="00BD1C90"/>
    <w:rsid w:val="00BD3798"/>
    <w:rsid w:val="00BD37BF"/>
    <w:rsid w:val="00BD3F0A"/>
    <w:rsid w:val="00BD516D"/>
    <w:rsid w:val="00BD5A2F"/>
    <w:rsid w:val="00BD5F4E"/>
    <w:rsid w:val="00BD6D07"/>
    <w:rsid w:val="00BD7A46"/>
    <w:rsid w:val="00BE0069"/>
    <w:rsid w:val="00BE0BAD"/>
    <w:rsid w:val="00BE0BC0"/>
    <w:rsid w:val="00BE0D10"/>
    <w:rsid w:val="00BE1003"/>
    <w:rsid w:val="00BE27BF"/>
    <w:rsid w:val="00BE2CC1"/>
    <w:rsid w:val="00BE2D78"/>
    <w:rsid w:val="00BE3E41"/>
    <w:rsid w:val="00BE4B53"/>
    <w:rsid w:val="00BE504D"/>
    <w:rsid w:val="00BE694D"/>
    <w:rsid w:val="00BE6E94"/>
    <w:rsid w:val="00BE700E"/>
    <w:rsid w:val="00BF0BE8"/>
    <w:rsid w:val="00BF1A23"/>
    <w:rsid w:val="00BF1B52"/>
    <w:rsid w:val="00BF699D"/>
    <w:rsid w:val="00BF6B1A"/>
    <w:rsid w:val="00BF6C16"/>
    <w:rsid w:val="00BF6EA8"/>
    <w:rsid w:val="00BF77FC"/>
    <w:rsid w:val="00BF7A76"/>
    <w:rsid w:val="00C015B1"/>
    <w:rsid w:val="00C01EAC"/>
    <w:rsid w:val="00C0296F"/>
    <w:rsid w:val="00C02D6F"/>
    <w:rsid w:val="00C0307F"/>
    <w:rsid w:val="00C03B19"/>
    <w:rsid w:val="00C04C6F"/>
    <w:rsid w:val="00C056D3"/>
    <w:rsid w:val="00C05784"/>
    <w:rsid w:val="00C060FE"/>
    <w:rsid w:val="00C0670B"/>
    <w:rsid w:val="00C071EB"/>
    <w:rsid w:val="00C07F52"/>
    <w:rsid w:val="00C10319"/>
    <w:rsid w:val="00C106FE"/>
    <w:rsid w:val="00C10B62"/>
    <w:rsid w:val="00C10C54"/>
    <w:rsid w:val="00C114AC"/>
    <w:rsid w:val="00C11589"/>
    <w:rsid w:val="00C12B91"/>
    <w:rsid w:val="00C12E91"/>
    <w:rsid w:val="00C13CD0"/>
    <w:rsid w:val="00C152F2"/>
    <w:rsid w:val="00C1680C"/>
    <w:rsid w:val="00C16A53"/>
    <w:rsid w:val="00C174AA"/>
    <w:rsid w:val="00C1786E"/>
    <w:rsid w:val="00C17A44"/>
    <w:rsid w:val="00C20768"/>
    <w:rsid w:val="00C208AA"/>
    <w:rsid w:val="00C21461"/>
    <w:rsid w:val="00C2152A"/>
    <w:rsid w:val="00C21877"/>
    <w:rsid w:val="00C21EE7"/>
    <w:rsid w:val="00C22BDA"/>
    <w:rsid w:val="00C22C28"/>
    <w:rsid w:val="00C22C71"/>
    <w:rsid w:val="00C22EBE"/>
    <w:rsid w:val="00C23091"/>
    <w:rsid w:val="00C239DF"/>
    <w:rsid w:val="00C25027"/>
    <w:rsid w:val="00C2565D"/>
    <w:rsid w:val="00C25F39"/>
    <w:rsid w:val="00C2692F"/>
    <w:rsid w:val="00C26D23"/>
    <w:rsid w:val="00C26D96"/>
    <w:rsid w:val="00C27168"/>
    <w:rsid w:val="00C3057D"/>
    <w:rsid w:val="00C318E5"/>
    <w:rsid w:val="00C32E05"/>
    <w:rsid w:val="00C33942"/>
    <w:rsid w:val="00C34AFE"/>
    <w:rsid w:val="00C356ED"/>
    <w:rsid w:val="00C356F8"/>
    <w:rsid w:val="00C36435"/>
    <w:rsid w:val="00C366E6"/>
    <w:rsid w:val="00C36BF5"/>
    <w:rsid w:val="00C36E13"/>
    <w:rsid w:val="00C36F2C"/>
    <w:rsid w:val="00C37090"/>
    <w:rsid w:val="00C373C8"/>
    <w:rsid w:val="00C405B1"/>
    <w:rsid w:val="00C41D03"/>
    <w:rsid w:val="00C41DEA"/>
    <w:rsid w:val="00C4289F"/>
    <w:rsid w:val="00C42FE6"/>
    <w:rsid w:val="00C43983"/>
    <w:rsid w:val="00C44743"/>
    <w:rsid w:val="00C452CA"/>
    <w:rsid w:val="00C456E8"/>
    <w:rsid w:val="00C4620C"/>
    <w:rsid w:val="00C466A7"/>
    <w:rsid w:val="00C46EC1"/>
    <w:rsid w:val="00C476B9"/>
    <w:rsid w:val="00C51338"/>
    <w:rsid w:val="00C514C7"/>
    <w:rsid w:val="00C51A2A"/>
    <w:rsid w:val="00C51C8C"/>
    <w:rsid w:val="00C51CE3"/>
    <w:rsid w:val="00C53725"/>
    <w:rsid w:val="00C54077"/>
    <w:rsid w:val="00C546AC"/>
    <w:rsid w:val="00C55A1B"/>
    <w:rsid w:val="00C5698B"/>
    <w:rsid w:val="00C576A5"/>
    <w:rsid w:val="00C609F3"/>
    <w:rsid w:val="00C60CC8"/>
    <w:rsid w:val="00C64EEC"/>
    <w:rsid w:val="00C65055"/>
    <w:rsid w:val="00C65161"/>
    <w:rsid w:val="00C65245"/>
    <w:rsid w:val="00C66CC8"/>
    <w:rsid w:val="00C67DE9"/>
    <w:rsid w:val="00C70433"/>
    <w:rsid w:val="00C70E71"/>
    <w:rsid w:val="00C71658"/>
    <w:rsid w:val="00C718A5"/>
    <w:rsid w:val="00C71F2F"/>
    <w:rsid w:val="00C71F88"/>
    <w:rsid w:val="00C72485"/>
    <w:rsid w:val="00C73497"/>
    <w:rsid w:val="00C734FF"/>
    <w:rsid w:val="00C738D8"/>
    <w:rsid w:val="00C741D7"/>
    <w:rsid w:val="00C748C7"/>
    <w:rsid w:val="00C76F07"/>
    <w:rsid w:val="00C770EB"/>
    <w:rsid w:val="00C80317"/>
    <w:rsid w:val="00C807DF"/>
    <w:rsid w:val="00C81317"/>
    <w:rsid w:val="00C8292B"/>
    <w:rsid w:val="00C82953"/>
    <w:rsid w:val="00C82E66"/>
    <w:rsid w:val="00C834FF"/>
    <w:rsid w:val="00C848A6"/>
    <w:rsid w:val="00C84D0F"/>
    <w:rsid w:val="00C85B88"/>
    <w:rsid w:val="00C86C1A"/>
    <w:rsid w:val="00C90A1C"/>
    <w:rsid w:val="00C90E6D"/>
    <w:rsid w:val="00C90F52"/>
    <w:rsid w:val="00C91225"/>
    <w:rsid w:val="00C91FC3"/>
    <w:rsid w:val="00C9207D"/>
    <w:rsid w:val="00C922EC"/>
    <w:rsid w:val="00C93D51"/>
    <w:rsid w:val="00C93EF8"/>
    <w:rsid w:val="00C94D0A"/>
    <w:rsid w:val="00C958EF"/>
    <w:rsid w:val="00C960E1"/>
    <w:rsid w:val="00C962D6"/>
    <w:rsid w:val="00C97094"/>
    <w:rsid w:val="00C97D22"/>
    <w:rsid w:val="00CA0312"/>
    <w:rsid w:val="00CA26C9"/>
    <w:rsid w:val="00CA289B"/>
    <w:rsid w:val="00CA2C47"/>
    <w:rsid w:val="00CA5BE3"/>
    <w:rsid w:val="00CA5C73"/>
    <w:rsid w:val="00CA613B"/>
    <w:rsid w:val="00CA7DFD"/>
    <w:rsid w:val="00CB025C"/>
    <w:rsid w:val="00CB0B3D"/>
    <w:rsid w:val="00CB0F26"/>
    <w:rsid w:val="00CB1055"/>
    <w:rsid w:val="00CB1578"/>
    <w:rsid w:val="00CB182B"/>
    <w:rsid w:val="00CB1C67"/>
    <w:rsid w:val="00CB2B24"/>
    <w:rsid w:val="00CB2B7C"/>
    <w:rsid w:val="00CB4210"/>
    <w:rsid w:val="00CB57A2"/>
    <w:rsid w:val="00CB5AD7"/>
    <w:rsid w:val="00CB5D07"/>
    <w:rsid w:val="00CB6236"/>
    <w:rsid w:val="00CB67F9"/>
    <w:rsid w:val="00CB74DA"/>
    <w:rsid w:val="00CB7E8B"/>
    <w:rsid w:val="00CC0212"/>
    <w:rsid w:val="00CC03E9"/>
    <w:rsid w:val="00CC0A1D"/>
    <w:rsid w:val="00CC114C"/>
    <w:rsid w:val="00CC18A3"/>
    <w:rsid w:val="00CC1AF4"/>
    <w:rsid w:val="00CC20E3"/>
    <w:rsid w:val="00CC21E1"/>
    <w:rsid w:val="00CC2408"/>
    <w:rsid w:val="00CC2984"/>
    <w:rsid w:val="00CC44F4"/>
    <w:rsid w:val="00CC4C7D"/>
    <w:rsid w:val="00CC54A6"/>
    <w:rsid w:val="00CC5834"/>
    <w:rsid w:val="00CC6BF9"/>
    <w:rsid w:val="00CC76E1"/>
    <w:rsid w:val="00CC7995"/>
    <w:rsid w:val="00CD0A59"/>
    <w:rsid w:val="00CD136D"/>
    <w:rsid w:val="00CD1713"/>
    <w:rsid w:val="00CD175C"/>
    <w:rsid w:val="00CD2FF4"/>
    <w:rsid w:val="00CD3D26"/>
    <w:rsid w:val="00CD4444"/>
    <w:rsid w:val="00CD4FEB"/>
    <w:rsid w:val="00CD5C63"/>
    <w:rsid w:val="00CD68FB"/>
    <w:rsid w:val="00CD73FC"/>
    <w:rsid w:val="00CD7A2C"/>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2E9A"/>
    <w:rsid w:val="00CF3D80"/>
    <w:rsid w:val="00CF3FBA"/>
    <w:rsid w:val="00CF4CB9"/>
    <w:rsid w:val="00CF52BB"/>
    <w:rsid w:val="00CF5944"/>
    <w:rsid w:val="00CF63E6"/>
    <w:rsid w:val="00CF702C"/>
    <w:rsid w:val="00CF7587"/>
    <w:rsid w:val="00CF7C68"/>
    <w:rsid w:val="00D0048A"/>
    <w:rsid w:val="00D01553"/>
    <w:rsid w:val="00D01D1E"/>
    <w:rsid w:val="00D02870"/>
    <w:rsid w:val="00D03440"/>
    <w:rsid w:val="00D042F6"/>
    <w:rsid w:val="00D05253"/>
    <w:rsid w:val="00D05317"/>
    <w:rsid w:val="00D05960"/>
    <w:rsid w:val="00D05BEF"/>
    <w:rsid w:val="00D066C0"/>
    <w:rsid w:val="00D107BF"/>
    <w:rsid w:val="00D109EB"/>
    <w:rsid w:val="00D113D1"/>
    <w:rsid w:val="00D1162A"/>
    <w:rsid w:val="00D132B9"/>
    <w:rsid w:val="00D137EE"/>
    <w:rsid w:val="00D1452C"/>
    <w:rsid w:val="00D14FFE"/>
    <w:rsid w:val="00D1504B"/>
    <w:rsid w:val="00D15891"/>
    <w:rsid w:val="00D15C51"/>
    <w:rsid w:val="00D1656A"/>
    <w:rsid w:val="00D17A7F"/>
    <w:rsid w:val="00D20B46"/>
    <w:rsid w:val="00D2108F"/>
    <w:rsid w:val="00D21779"/>
    <w:rsid w:val="00D219C6"/>
    <w:rsid w:val="00D21CC1"/>
    <w:rsid w:val="00D22F07"/>
    <w:rsid w:val="00D22F71"/>
    <w:rsid w:val="00D230B8"/>
    <w:rsid w:val="00D233FE"/>
    <w:rsid w:val="00D2394F"/>
    <w:rsid w:val="00D25020"/>
    <w:rsid w:val="00D26F96"/>
    <w:rsid w:val="00D27354"/>
    <w:rsid w:val="00D30152"/>
    <w:rsid w:val="00D31B8B"/>
    <w:rsid w:val="00D32438"/>
    <w:rsid w:val="00D32539"/>
    <w:rsid w:val="00D32E10"/>
    <w:rsid w:val="00D33ADC"/>
    <w:rsid w:val="00D33C21"/>
    <w:rsid w:val="00D346C6"/>
    <w:rsid w:val="00D34F4F"/>
    <w:rsid w:val="00D35BBA"/>
    <w:rsid w:val="00D37146"/>
    <w:rsid w:val="00D37340"/>
    <w:rsid w:val="00D374EE"/>
    <w:rsid w:val="00D4023D"/>
    <w:rsid w:val="00D4028B"/>
    <w:rsid w:val="00D42AEE"/>
    <w:rsid w:val="00D43D1A"/>
    <w:rsid w:val="00D448B3"/>
    <w:rsid w:val="00D453D2"/>
    <w:rsid w:val="00D455E7"/>
    <w:rsid w:val="00D46335"/>
    <w:rsid w:val="00D46996"/>
    <w:rsid w:val="00D46A22"/>
    <w:rsid w:val="00D46F9D"/>
    <w:rsid w:val="00D50114"/>
    <w:rsid w:val="00D50845"/>
    <w:rsid w:val="00D514DD"/>
    <w:rsid w:val="00D527DB"/>
    <w:rsid w:val="00D5572D"/>
    <w:rsid w:val="00D55FE5"/>
    <w:rsid w:val="00D56463"/>
    <w:rsid w:val="00D56F09"/>
    <w:rsid w:val="00D61B78"/>
    <w:rsid w:val="00D61CB4"/>
    <w:rsid w:val="00D62074"/>
    <w:rsid w:val="00D626F4"/>
    <w:rsid w:val="00D63F70"/>
    <w:rsid w:val="00D64958"/>
    <w:rsid w:val="00D67254"/>
    <w:rsid w:val="00D672F6"/>
    <w:rsid w:val="00D67D6C"/>
    <w:rsid w:val="00D703A0"/>
    <w:rsid w:val="00D706E5"/>
    <w:rsid w:val="00D71128"/>
    <w:rsid w:val="00D7131F"/>
    <w:rsid w:val="00D713E1"/>
    <w:rsid w:val="00D7208B"/>
    <w:rsid w:val="00D72720"/>
    <w:rsid w:val="00D7345E"/>
    <w:rsid w:val="00D73533"/>
    <w:rsid w:val="00D73760"/>
    <w:rsid w:val="00D74501"/>
    <w:rsid w:val="00D77330"/>
    <w:rsid w:val="00D77F2B"/>
    <w:rsid w:val="00D82DB1"/>
    <w:rsid w:val="00D833C2"/>
    <w:rsid w:val="00D86E54"/>
    <w:rsid w:val="00D912A9"/>
    <w:rsid w:val="00D9206F"/>
    <w:rsid w:val="00D92AE8"/>
    <w:rsid w:val="00D93AAE"/>
    <w:rsid w:val="00D93F09"/>
    <w:rsid w:val="00D9426B"/>
    <w:rsid w:val="00D9509D"/>
    <w:rsid w:val="00D953D5"/>
    <w:rsid w:val="00D962CF"/>
    <w:rsid w:val="00D963C3"/>
    <w:rsid w:val="00D96B62"/>
    <w:rsid w:val="00D96B64"/>
    <w:rsid w:val="00D975ED"/>
    <w:rsid w:val="00D978ED"/>
    <w:rsid w:val="00D979CD"/>
    <w:rsid w:val="00D97F14"/>
    <w:rsid w:val="00DA0868"/>
    <w:rsid w:val="00DA0ADC"/>
    <w:rsid w:val="00DA1DA1"/>
    <w:rsid w:val="00DA2091"/>
    <w:rsid w:val="00DA273E"/>
    <w:rsid w:val="00DA3447"/>
    <w:rsid w:val="00DA3AD3"/>
    <w:rsid w:val="00DA5388"/>
    <w:rsid w:val="00DA58D4"/>
    <w:rsid w:val="00DA5C93"/>
    <w:rsid w:val="00DA6B7E"/>
    <w:rsid w:val="00DA7B2E"/>
    <w:rsid w:val="00DB0273"/>
    <w:rsid w:val="00DB052A"/>
    <w:rsid w:val="00DB2C12"/>
    <w:rsid w:val="00DB2F1F"/>
    <w:rsid w:val="00DB33E8"/>
    <w:rsid w:val="00DB3542"/>
    <w:rsid w:val="00DB396A"/>
    <w:rsid w:val="00DB3F8E"/>
    <w:rsid w:val="00DB41CE"/>
    <w:rsid w:val="00DB4552"/>
    <w:rsid w:val="00DB4878"/>
    <w:rsid w:val="00DB5247"/>
    <w:rsid w:val="00DB5735"/>
    <w:rsid w:val="00DB700B"/>
    <w:rsid w:val="00DB76E6"/>
    <w:rsid w:val="00DC0512"/>
    <w:rsid w:val="00DC05AA"/>
    <w:rsid w:val="00DC060C"/>
    <w:rsid w:val="00DC16CC"/>
    <w:rsid w:val="00DC1AAD"/>
    <w:rsid w:val="00DC2199"/>
    <w:rsid w:val="00DC2809"/>
    <w:rsid w:val="00DC2D8D"/>
    <w:rsid w:val="00DC2E31"/>
    <w:rsid w:val="00DC37D1"/>
    <w:rsid w:val="00DC3DE6"/>
    <w:rsid w:val="00DC40EE"/>
    <w:rsid w:val="00DC4D45"/>
    <w:rsid w:val="00DC6353"/>
    <w:rsid w:val="00DC70B1"/>
    <w:rsid w:val="00DC7271"/>
    <w:rsid w:val="00DC7498"/>
    <w:rsid w:val="00DD0738"/>
    <w:rsid w:val="00DD0A1D"/>
    <w:rsid w:val="00DD148C"/>
    <w:rsid w:val="00DD1647"/>
    <w:rsid w:val="00DD2C2A"/>
    <w:rsid w:val="00DD2F60"/>
    <w:rsid w:val="00DD35DA"/>
    <w:rsid w:val="00DD39CB"/>
    <w:rsid w:val="00DD3F01"/>
    <w:rsid w:val="00DD4D79"/>
    <w:rsid w:val="00DD527B"/>
    <w:rsid w:val="00DD5766"/>
    <w:rsid w:val="00DD624D"/>
    <w:rsid w:val="00DD75E7"/>
    <w:rsid w:val="00DD7B50"/>
    <w:rsid w:val="00DE09F8"/>
    <w:rsid w:val="00DE2347"/>
    <w:rsid w:val="00DE2E39"/>
    <w:rsid w:val="00DE33E7"/>
    <w:rsid w:val="00DE3C84"/>
    <w:rsid w:val="00DE4038"/>
    <w:rsid w:val="00DE4C2E"/>
    <w:rsid w:val="00DE4D43"/>
    <w:rsid w:val="00DE5284"/>
    <w:rsid w:val="00DE5480"/>
    <w:rsid w:val="00DE6336"/>
    <w:rsid w:val="00DE635F"/>
    <w:rsid w:val="00DE6A10"/>
    <w:rsid w:val="00DE6FC5"/>
    <w:rsid w:val="00DE74AA"/>
    <w:rsid w:val="00DE7A37"/>
    <w:rsid w:val="00DF11BB"/>
    <w:rsid w:val="00DF1D1D"/>
    <w:rsid w:val="00DF21DD"/>
    <w:rsid w:val="00DF2AFD"/>
    <w:rsid w:val="00DF35CF"/>
    <w:rsid w:val="00DF3C45"/>
    <w:rsid w:val="00DF505B"/>
    <w:rsid w:val="00DF50BB"/>
    <w:rsid w:val="00DF5476"/>
    <w:rsid w:val="00DF5988"/>
    <w:rsid w:val="00DF59C8"/>
    <w:rsid w:val="00DF59DC"/>
    <w:rsid w:val="00DF6453"/>
    <w:rsid w:val="00DF7708"/>
    <w:rsid w:val="00E0042C"/>
    <w:rsid w:val="00E01D9A"/>
    <w:rsid w:val="00E01DE4"/>
    <w:rsid w:val="00E022D5"/>
    <w:rsid w:val="00E02913"/>
    <w:rsid w:val="00E03A71"/>
    <w:rsid w:val="00E04204"/>
    <w:rsid w:val="00E044FA"/>
    <w:rsid w:val="00E046BD"/>
    <w:rsid w:val="00E0499B"/>
    <w:rsid w:val="00E04AE6"/>
    <w:rsid w:val="00E0529A"/>
    <w:rsid w:val="00E053F9"/>
    <w:rsid w:val="00E0595E"/>
    <w:rsid w:val="00E05D4E"/>
    <w:rsid w:val="00E05FBB"/>
    <w:rsid w:val="00E06065"/>
    <w:rsid w:val="00E07230"/>
    <w:rsid w:val="00E0729C"/>
    <w:rsid w:val="00E07495"/>
    <w:rsid w:val="00E07B8F"/>
    <w:rsid w:val="00E12272"/>
    <w:rsid w:val="00E13840"/>
    <w:rsid w:val="00E13E50"/>
    <w:rsid w:val="00E14464"/>
    <w:rsid w:val="00E14864"/>
    <w:rsid w:val="00E152CF"/>
    <w:rsid w:val="00E15734"/>
    <w:rsid w:val="00E158F7"/>
    <w:rsid w:val="00E1590F"/>
    <w:rsid w:val="00E1655C"/>
    <w:rsid w:val="00E1675C"/>
    <w:rsid w:val="00E16E52"/>
    <w:rsid w:val="00E17BF3"/>
    <w:rsid w:val="00E20803"/>
    <w:rsid w:val="00E20E4F"/>
    <w:rsid w:val="00E23465"/>
    <w:rsid w:val="00E23C12"/>
    <w:rsid w:val="00E242B2"/>
    <w:rsid w:val="00E24A7F"/>
    <w:rsid w:val="00E24AFC"/>
    <w:rsid w:val="00E24FCD"/>
    <w:rsid w:val="00E25723"/>
    <w:rsid w:val="00E266EE"/>
    <w:rsid w:val="00E26A86"/>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217F"/>
    <w:rsid w:val="00E4474F"/>
    <w:rsid w:val="00E450F7"/>
    <w:rsid w:val="00E45822"/>
    <w:rsid w:val="00E45E2B"/>
    <w:rsid w:val="00E46732"/>
    <w:rsid w:val="00E470AA"/>
    <w:rsid w:val="00E47884"/>
    <w:rsid w:val="00E5003B"/>
    <w:rsid w:val="00E50E53"/>
    <w:rsid w:val="00E52068"/>
    <w:rsid w:val="00E52799"/>
    <w:rsid w:val="00E5350C"/>
    <w:rsid w:val="00E53571"/>
    <w:rsid w:val="00E5361F"/>
    <w:rsid w:val="00E5518E"/>
    <w:rsid w:val="00E553ED"/>
    <w:rsid w:val="00E558A6"/>
    <w:rsid w:val="00E55F50"/>
    <w:rsid w:val="00E61462"/>
    <w:rsid w:val="00E61692"/>
    <w:rsid w:val="00E62351"/>
    <w:rsid w:val="00E64925"/>
    <w:rsid w:val="00E64D5A"/>
    <w:rsid w:val="00E65289"/>
    <w:rsid w:val="00E65ED1"/>
    <w:rsid w:val="00E67B80"/>
    <w:rsid w:val="00E71200"/>
    <w:rsid w:val="00E71546"/>
    <w:rsid w:val="00E71734"/>
    <w:rsid w:val="00E71D10"/>
    <w:rsid w:val="00E736D6"/>
    <w:rsid w:val="00E73D8A"/>
    <w:rsid w:val="00E74FA3"/>
    <w:rsid w:val="00E75A96"/>
    <w:rsid w:val="00E763E5"/>
    <w:rsid w:val="00E77091"/>
    <w:rsid w:val="00E77140"/>
    <w:rsid w:val="00E7741F"/>
    <w:rsid w:val="00E77886"/>
    <w:rsid w:val="00E77A29"/>
    <w:rsid w:val="00E77EF7"/>
    <w:rsid w:val="00E807FD"/>
    <w:rsid w:val="00E82934"/>
    <w:rsid w:val="00E830F1"/>
    <w:rsid w:val="00E833A6"/>
    <w:rsid w:val="00E84E67"/>
    <w:rsid w:val="00E8524D"/>
    <w:rsid w:val="00E8652E"/>
    <w:rsid w:val="00E8774D"/>
    <w:rsid w:val="00E87FBB"/>
    <w:rsid w:val="00E916C8"/>
    <w:rsid w:val="00E91858"/>
    <w:rsid w:val="00E91DBE"/>
    <w:rsid w:val="00E91F10"/>
    <w:rsid w:val="00E92B48"/>
    <w:rsid w:val="00E92D4D"/>
    <w:rsid w:val="00E9308D"/>
    <w:rsid w:val="00E94619"/>
    <w:rsid w:val="00E95D3B"/>
    <w:rsid w:val="00E9732E"/>
    <w:rsid w:val="00E976DD"/>
    <w:rsid w:val="00EA350A"/>
    <w:rsid w:val="00EA613B"/>
    <w:rsid w:val="00EA63DD"/>
    <w:rsid w:val="00EA6777"/>
    <w:rsid w:val="00EA707C"/>
    <w:rsid w:val="00EA783D"/>
    <w:rsid w:val="00EA7D31"/>
    <w:rsid w:val="00EA7F6F"/>
    <w:rsid w:val="00EB0707"/>
    <w:rsid w:val="00EB09C7"/>
    <w:rsid w:val="00EB10C1"/>
    <w:rsid w:val="00EB111F"/>
    <w:rsid w:val="00EB13A5"/>
    <w:rsid w:val="00EB16A4"/>
    <w:rsid w:val="00EB3B70"/>
    <w:rsid w:val="00EB44D1"/>
    <w:rsid w:val="00EB518D"/>
    <w:rsid w:val="00EB6928"/>
    <w:rsid w:val="00EB6F93"/>
    <w:rsid w:val="00EB7359"/>
    <w:rsid w:val="00EC1A83"/>
    <w:rsid w:val="00EC2248"/>
    <w:rsid w:val="00EC24A6"/>
    <w:rsid w:val="00EC3133"/>
    <w:rsid w:val="00EC36B3"/>
    <w:rsid w:val="00EC383C"/>
    <w:rsid w:val="00EC3986"/>
    <w:rsid w:val="00EC3EB5"/>
    <w:rsid w:val="00EC43D9"/>
    <w:rsid w:val="00EC44AE"/>
    <w:rsid w:val="00EC4F42"/>
    <w:rsid w:val="00EC5A0F"/>
    <w:rsid w:val="00EC639B"/>
    <w:rsid w:val="00EC6B05"/>
    <w:rsid w:val="00EC7250"/>
    <w:rsid w:val="00ED0BAB"/>
    <w:rsid w:val="00ED1587"/>
    <w:rsid w:val="00ED259C"/>
    <w:rsid w:val="00ED29FC"/>
    <w:rsid w:val="00ED2E82"/>
    <w:rsid w:val="00ED334E"/>
    <w:rsid w:val="00ED39C8"/>
    <w:rsid w:val="00ED3CF4"/>
    <w:rsid w:val="00ED44C3"/>
    <w:rsid w:val="00ED5303"/>
    <w:rsid w:val="00ED553C"/>
    <w:rsid w:val="00ED7189"/>
    <w:rsid w:val="00ED74B2"/>
    <w:rsid w:val="00EE003D"/>
    <w:rsid w:val="00EE017B"/>
    <w:rsid w:val="00EE06BD"/>
    <w:rsid w:val="00EE0A06"/>
    <w:rsid w:val="00EE1547"/>
    <w:rsid w:val="00EE38DD"/>
    <w:rsid w:val="00EE3BB2"/>
    <w:rsid w:val="00EE4929"/>
    <w:rsid w:val="00EE4D07"/>
    <w:rsid w:val="00EE5624"/>
    <w:rsid w:val="00EE5A92"/>
    <w:rsid w:val="00EE5F89"/>
    <w:rsid w:val="00EE7AB7"/>
    <w:rsid w:val="00EF01E3"/>
    <w:rsid w:val="00EF04E9"/>
    <w:rsid w:val="00EF06DD"/>
    <w:rsid w:val="00EF0E70"/>
    <w:rsid w:val="00EF1077"/>
    <w:rsid w:val="00EF1DA1"/>
    <w:rsid w:val="00EF1E9B"/>
    <w:rsid w:val="00EF206E"/>
    <w:rsid w:val="00EF255B"/>
    <w:rsid w:val="00EF3A56"/>
    <w:rsid w:val="00EF3CAB"/>
    <w:rsid w:val="00EF48EB"/>
    <w:rsid w:val="00EF4F07"/>
    <w:rsid w:val="00EF582A"/>
    <w:rsid w:val="00EF59B9"/>
    <w:rsid w:val="00EF5E7A"/>
    <w:rsid w:val="00EF689C"/>
    <w:rsid w:val="00EF7212"/>
    <w:rsid w:val="00EF7EF7"/>
    <w:rsid w:val="00F00C7F"/>
    <w:rsid w:val="00F01330"/>
    <w:rsid w:val="00F016E1"/>
    <w:rsid w:val="00F01A9D"/>
    <w:rsid w:val="00F01CCC"/>
    <w:rsid w:val="00F02752"/>
    <w:rsid w:val="00F02B20"/>
    <w:rsid w:val="00F04883"/>
    <w:rsid w:val="00F04C34"/>
    <w:rsid w:val="00F0564D"/>
    <w:rsid w:val="00F05F62"/>
    <w:rsid w:val="00F064AE"/>
    <w:rsid w:val="00F06767"/>
    <w:rsid w:val="00F06EE1"/>
    <w:rsid w:val="00F0765F"/>
    <w:rsid w:val="00F0773F"/>
    <w:rsid w:val="00F113C9"/>
    <w:rsid w:val="00F149E2"/>
    <w:rsid w:val="00F1504E"/>
    <w:rsid w:val="00F16B30"/>
    <w:rsid w:val="00F17A15"/>
    <w:rsid w:val="00F17DE7"/>
    <w:rsid w:val="00F204D0"/>
    <w:rsid w:val="00F206BC"/>
    <w:rsid w:val="00F20EA0"/>
    <w:rsid w:val="00F213B6"/>
    <w:rsid w:val="00F22ACB"/>
    <w:rsid w:val="00F242B8"/>
    <w:rsid w:val="00F2582F"/>
    <w:rsid w:val="00F2663A"/>
    <w:rsid w:val="00F26C02"/>
    <w:rsid w:val="00F26C3E"/>
    <w:rsid w:val="00F26F18"/>
    <w:rsid w:val="00F275CC"/>
    <w:rsid w:val="00F3050C"/>
    <w:rsid w:val="00F30840"/>
    <w:rsid w:val="00F30A1B"/>
    <w:rsid w:val="00F31306"/>
    <w:rsid w:val="00F3162B"/>
    <w:rsid w:val="00F31680"/>
    <w:rsid w:val="00F31805"/>
    <w:rsid w:val="00F31922"/>
    <w:rsid w:val="00F32BE7"/>
    <w:rsid w:val="00F331B1"/>
    <w:rsid w:val="00F3332F"/>
    <w:rsid w:val="00F3487A"/>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AC8"/>
    <w:rsid w:val="00F41DF4"/>
    <w:rsid w:val="00F4270B"/>
    <w:rsid w:val="00F43849"/>
    <w:rsid w:val="00F442E1"/>
    <w:rsid w:val="00F444A0"/>
    <w:rsid w:val="00F449F7"/>
    <w:rsid w:val="00F44DBB"/>
    <w:rsid w:val="00F45124"/>
    <w:rsid w:val="00F45C38"/>
    <w:rsid w:val="00F46482"/>
    <w:rsid w:val="00F47691"/>
    <w:rsid w:val="00F47B90"/>
    <w:rsid w:val="00F51A82"/>
    <w:rsid w:val="00F52F6D"/>
    <w:rsid w:val="00F539B6"/>
    <w:rsid w:val="00F542C0"/>
    <w:rsid w:val="00F5460A"/>
    <w:rsid w:val="00F54757"/>
    <w:rsid w:val="00F5487A"/>
    <w:rsid w:val="00F5565D"/>
    <w:rsid w:val="00F55F21"/>
    <w:rsid w:val="00F568A5"/>
    <w:rsid w:val="00F569F9"/>
    <w:rsid w:val="00F56EA5"/>
    <w:rsid w:val="00F56EE4"/>
    <w:rsid w:val="00F57FE1"/>
    <w:rsid w:val="00F601DB"/>
    <w:rsid w:val="00F604D1"/>
    <w:rsid w:val="00F6060B"/>
    <w:rsid w:val="00F60B52"/>
    <w:rsid w:val="00F60FC9"/>
    <w:rsid w:val="00F6120E"/>
    <w:rsid w:val="00F61C17"/>
    <w:rsid w:val="00F622B2"/>
    <w:rsid w:val="00F62C85"/>
    <w:rsid w:val="00F63855"/>
    <w:rsid w:val="00F6385D"/>
    <w:rsid w:val="00F65200"/>
    <w:rsid w:val="00F65CAA"/>
    <w:rsid w:val="00F66B39"/>
    <w:rsid w:val="00F70580"/>
    <w:rsid w:val="00F70940"/>
    <w:rsid w:val="00F71E89"/>
    <w:rsid w:val="00F72526"/>
    <w:rsid w:val="00F72986"/>
    <w:rsid w:val="00F730BA"/>
    <w:rsid w:val="00F74FFC"/>
    <w:rsid w:val="00F75E5F"/>
    <w:rsid w:val="00F77834"/>
    <w:rsid w:val="00F80CE5"/>
    <w:rsid w:val="00F81F46"/>
    <w:rsid w:val="00F8239E"/>
    <w:rsid w:val="00F82425"/>
    <w:rsid w:val="00F82610"/>
    <w:rsid w:val="00F82B3D"/>
    <w:rsid w:val="00F82DAD"/>
    <w:rsid w:val="00F8348A"/>
    <w:rsid w:val="00F83D7E"/>
    <w:rsid w:val="00F83EDA"/>
    <w:rsid w:val="00F86FE7"/>
    <w:rsid w:val="00F873D7"/>
    <w:rsid w:val="00F907C7"/>
    <w:rsid w:val="00F91092"/>
    <w:rsid w:val="00F92015"/>
    <w:rsid w:val="00F935D0"/>
    <w:rsid w:val="00F9362E"/>
    <w:rsid w:val="00F9503D"/>
    <w:rsid w:val="00F960C1"/>
    <w:rsid w:val="00F96E31"/>
    <w:rsid w:val="00F97229"/>
    <w:rsid w:val="00F97330"/>
    <w:rsid w:val="00FA2576"/>
    <w:rsid w:val="00FA26A3"/>
    <w:rsid w:val="00FA32F7"/>
    <w:rsid w:val="00FA373A"/>
    <w:rsid w:val="00FA386C"/>
    <w:rsid w:val="00FA3CBC"/>
    <w:rsid w:val="00FA4FD7"/>
    <w:rsid w:val="00FA58AA"/>
    <w:rsid w:val="00FA5AD2"/>
    <w:rsid w:val="00FA64DA"/>
    <w:rsid w:val="00FA674D"/>
    <w:rsid w:val="00FA693A"/>
    <w:rsid w:val="00FA69BC"/>
    <w:rsid w:val="00FA722A"/>
    <w:rsid w:val="00FB007F"/>
    <w:rsid w:val="00FB039D"/>
    <w:rsid w:val="00FB05B3"/>
    <w:rsid w:val="00FB0E00"/>
    <w:rsid w:val="00FB137C"/>
    <w:rsid w:val="00FB16F9"/>
    <w:rsid w:val="00FB1AFC"/>
    <w:rsid w:val="00FB1B82"/>
    <w:rsid w:val="00FB1E8A"/>
    <w:rsid w:val="00FB2DA2"/>
    <w:rsid w:val="00FB30B4"/>
    <w:rsid w:val="00FB357E"/>
    <w:rsid w:val="00FB436F"/>
    <w:rsid w:val="00FB43C4"/>
    <w:rsid w:val="00FB46B4"/>
    <w:rsid w:val="00FB4CBF"/>
    <w:rsid w:val="00FB51C8"/>
    <w:rsid w:val="00FB596D"/>
    <w:rsid w:val="00FB66B3"/>
    <w:rsid w:val="00FB6BF9"/>
    <w:rsid w:val="00FB70CC"/>
    <w:rsid w:val="00FB71EC"/>
    <w:rsid w:val="00FB7C13"/>
    <w:rsid w:val="00FC0730"/>
    <w:rsid w:val="00FC08A9"/>
    <w:rsid w:val="00FC1A42"/>
    <w:rsid w:val="00FC2052"/>
    <w:rsid w:val="00FC293C"/>
    <w:rsid w:val="00FC2AAE"/>
    <w:rsid w:val="00FC3B39"/>
    <w:rsid w:val="00FC3DFB"/>
    <w:rsid w:val="00FC4983"/>
    <w:rsid w:val="00FC51F6"/>
    <w:rsid w:val="00FC5417"/>
    <w:rsid w:val="00FC5A5F"/>
    <w:rsid w:val="00FC5C53"/>
    <w:rsid w:val="00FD006B"/>
    <w:rsid w:val="00FD1AEB"/>
    <w:rsid w:val="00FD3A75"/>
    <w:rsid w:val="00FD3B64"/>
    <w:rsid w:val="00FD3D60"/>
    <w:rsid w:val="00FD43CE"/>
    <w:rsid w:val="00FD45F8"/>
    <w:rsid w:val="00FD48B4"/>
    <w:rsid w:val="00FD5455"/>
    <w:rsid w:val="00FD5B94"/>
    <w:rsid w:val="00FD7168"/>
    <w:rsid w:val="00FD737B"/>
    <w:rsid w:val="00FD7F52"/>
    <w:rsid w:val="00FE0FA0"/>
    <w:rsid w:val="00FE14CC"/>
    <w:rsid w:val="00FE1A40"/>
    <w:rsid w:val="00FE1FAF"/>
    <w:rsid w:val="00FE2212"/>
    <w:rsid w:val="00FE353F"/>
    <w:rsid w:val="00FE3668"/>
    <w:rsid w:val="00FE3861"/>
    <w:rsid w:val="00FE40D7"/>
    <w:rsid w:val="00FE4850"/>
    <w:rsid w:val="00FE4947"/>
    <w:rsid w:val="00FE4D25"/>
    <w:rsid w:val="00FE5124"/>
    <w:rsid w:val="00FE532F"/>
    <w:rsid w:val="00FE5746"/>
    <w:rsid w:val="00FE7C15"/>
    <w:rsid w:val="00FF0E1B"/>
    <w:rsid w:val="00FF2B1C"/>
    <w:rsid w:val="00FF3A29"/>
    <w:rsid w:val="00FF3BCB"/>
    <w:rsid w:val="00FF46A6"/>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SimSun"/>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24379864">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4873390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image" Target="media/image17.wmf"/><Relationship Id="rId21" Type="http://schemas.openxmlformats.org/officeDocument/2006/relationships/image" Target="media/image7.wmf"/><Relationship Id="rId34" Type="http://schemas.openxmlformats.org/officeDocument/2006/relationships/image" Target="media/image14.wmf"/><Relationship Id="rId42" Type="http://schemas.openxmlformats.org/officeDocument/2006/relationships/oleObject" Target="embeddings/oleObject13.bin"/><Relationship Id="rId47" Type="http://schemas.openxmlformats.org/officeDocument/2006/relationships/image" Target="media/image21.wmf"/><Relationship Id="rId50" Type="http://schemas.openxmlformats.org/officeDocument/2006/relationships/oleObject" Target="embeddings/oleObject17.bin"/><Relationship Id="rId55" Type="http://schemas.openxmlformats.org/officeDocument/2006/relationships/image" Target="media/image26.wmf"/><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7.bin"/><Relationship Id="rId11" Type="http://schemas.microsoft.com/office/2018/08/relationships/commentsExtensible" Target="commentsExtensible.xml"/><Relationship Id="rId24" Type="http://schemas.openxmlformats.org/officeDocument/2006/relationships/oleObject" Target="embeddings/oleObject5.bin"/><Relationship Id="rId32" Type="http://schemas.openxmlformats.org/officeDocument/2006/relationships/image" Target="media/image13.wmf"/><Relationship Id="rId37" Type="http://schemas.openxmlformats.org/officeDocument/2006/relationships/image" Target="media/image16.wmf"/><Relationship Id="rId40" Type="http://schemas.openxmlformats.org/officeDocument/2006/relationships/oleObject" Target="embeddings/oleObject12.bin"/><Relationship Id="rId45" Type="http://schemas.openxmlformats.org/officeDocument/2006/relationships/image" Target="media/image20.wmf"/><Relationship Id="rId53" Type="http://schemas.openxmlformats.org/officeDocument/2006/relationships/image" Target="media/image25.wmf"/><Relationship Id="rId58" Type="http://schemas.openxmlformats.org/officeDocument/2006/relationships/image" Target="media/image28.emf"/><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png"/><Relationship Id="rId30" Type="http://schemas.openxmlformats.org/officeDocument/2006/relationships/image" Target="media/image12.wmf"/><Relationship Id="rId35" Type="http://schemas.openxmlformats.org/officeDocument/2006/relationships/oleObject" Target="embeddings/oleObject10.bin"/><Relationship Id="rId43" Type="http://schemas.openxmlformats.org/officeDocument/2006/relationships/image" Target="media/image19.wmf"/><Relationship Id="rId48" Type="http://schemas.openxmlformats.org/officeDocument/2006/relationships/oleObject" Target="embeddings/oleObject16.bin"/><Relationship Id="rId56" Type="http://schemas.openxmlformats.org/officeDocument/2006/relationships/oleObject" Target="embeddings/oleObject19.bin"/><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image" Target="media/image9.wmf"/><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emf"/><Relationship Id="rId20" Type="http://schemas.openxmlformats.org/officeDocument/2006/relationships/image" Target="media/image6.svg"/><Relationship Id="rId41" Type="http://schemas.openxmlformats.org/officeDocument/2006/relationships/image" Target="media/image18.wmf"/><Relationship Id="rId54" Type="http://schemas.openxmlformats.org/officeDocument/2006/relationships/oleObject" Target="embeddings/oleObject18.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image" Target="media/image15.emf"/><Relationship Id="rId49" Type="http://schemas.openxmlformats.org/officeDocument/2006/relationships/image" Target="media/image22.wmf"/><Relationship Id="rId57" Type="http://schemas.openxmlformats.org/officeDocument/2006/relationships/image" Target="media/image27.emf"/><Relationship Id="rId10" Type="http://schemas.microsoft.com/office/2016/09/relationships/commentsIds" Target="commentsIds.xml"/><Relationship Id="rId31" Type="http://schemas.openxmlformats.org/officeDocument/2006/relationships/oleObject" Target="embeddings/oleObject8.bin"/><Relationship Id="rId44" Type="http://schemas.openxmlformats.org/officeDocument/2006/relationships/oleObject" Target="embeddings/oleObject14.bin"/><Relationship Id="rId52" Type="http://schemas.openxmlformats.org/officeDocument/2006/relationships/image" Target="media/image24.emf"/><Relationship Id="rId60" Type="http://schemas.openxmlformats.org/officeDocument/2006/relationships/image" Target="media/image30.emf"/><Relationship Id="rId4" Type="http://schemas.openxmlformats.org/officeDocument/2006/relationships/settings" Target="settings.xml"/><Relationship Id="rId9" Type="http://schemas.microsoft.com/office/2011/relationships/commentsExtended" Target="commentsExtended.xml"/></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C:\Users\jlotito\AppData\Local\Temp\ieeeconf_A4.dot</Template>
  <TotalTime>105</TotalTime>
  <Pages>1</Pages>
  <Words>13579</Words>
  <Characters>77403</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90801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Craig Beal</cp:lastModifiedBy>
  <cp:revision>7</cp:revision>
  <cp:lastPrinted>2021-04-13T21:50:00Z</cp:lastPrinted>
  <dcterms:created xsi:type="dcterms:W3CDTF">2021-04-20T09:12:00Z</dcterms:created>
  <dcterms:modified xsi:type="dcterms:W3CDTF">2021-04-20T15:40:00Z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