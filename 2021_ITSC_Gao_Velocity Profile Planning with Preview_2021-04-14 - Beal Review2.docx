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161202">
        <w:rPr>
          <w:rStyle w:val="FootnoteReference"/>
        </w:rPr>
        <w:footnoteReference w:customMarkFollows="1" w:id="1"/>
        <w:sym w:font="Symbol" w:char="F020"/>
      </w:r>
    </w:p>
    <w:p w14:paraId="66854611" w14:textId="6A4C1B87" w:rsidR="00694D3E" w:rsidRDefault="00C2692F" w:rsidP="007B6851">
      <w:pPr>
        <w:pStyle w:val="Abstract"/>
        <w:spacing w:before="0"/>
      </w:pPr>
      <w:r>
        <w:rPr>
          <w:i/>
          <w:iCs/>
        </w:rPr>
        <w:t>Abstract</w:t>
      </w:r>
      <w:r>
        <w:t>—</w:t>
      </w:r>
      <w:r w:rsidR="007B6851">
        <w:t xml:space="preserve"> </w:t>
      </w:r>
      <w:r w:rsidR="007B6851">
        <w:rPr>
          <w:rFonts w:eastAsiaTheme="minorEastAsia"/>
        </w:rPr>
        <w:t xml:space="preserve">Due to the lack of information, current vehicle control systems generally assume that the </w:t>
      </w:r>
      <w:ins w:id="0" w:author="Microsoft Office User" w:date="2021-04-15T10:59:00Z">
        <w:r w:rsidR="00EA3036">
          <w:rPr>
            <w:rFonts w:eastAsiaTheme="minorEastAsia"/>
          </w:rPr>
          <w:t xml:space="preserve">road </w:t>
        </w:r>
      </w:ins>
      <w:r w:rsidR="007B6851">
        <w:rPr>
          <w:rFonts w:eastAsiaTheme="minorEastAsia"/>
        </w:rPr>
        <w:t xml:space="preserve">friction </w:t>
      </w:r>
      <w:ins w:id="1" w:author="Microsoft Office User" w:date="2021-04-15T10:59:00Z">
        <w:r w:rsidR="00EA3036">
          <w:rPr>
            <w:rFonts w:eastAsiaTheme="minorEastAsia"/>
          </w:rPr>
          <w:t xml:space="preserve">conditions </w:t>
        </w:r>
      </w:ins>
      <w:r w:rsidR="007B6851">
        <w:rPr>
          <w:rFonts w:eastAsiaTheme="minorEastAsia"/>
        </w:rPr>
        <w:t xml:space="preserve">ahead of a vehicle </w:t>
      </w:r>
      <w:del w:id="2" w:author="Microsoft Office User" w:date="2021-04-15T11:00:00Z">
        <w:r w:rsidR="007B6851" w:rsidDel="00EA3036">
          <w:rPr>
            <w:rFonts w:eastAsiaTheme="minorEastAsia"/>
          </w:rPr>
          <w:delText xml:space="preserve">is </w:delText>
        </w:r>
      </w:del>
      <w:ins w:id="3" w:author="Microsoft Office User" w:date="2021-04-15T11:00:00Z">
        <w:r w:rsidR="00EA3036">
          <w:rPr>
            <w:rFonts w:eastAsiaTheme="minorEastAsia"/>
          </w:rPr>
          <w:t xml:space="preserve">are </w:t>
        </w:r>
      </w:ins>
      <w:r w:rsidR="007B6851">
        <w:rPr>
          <w:rFonts w:eastAsiaTheme="minorEastAsia"/>
        </w:rPr>
        <w:t>unchanged relative to th</w:t>
      </w:r>
      <w:ins w:id="4" w:author="Microsoft Office User" w:date="2021-04-15T11:00:00Z">
        <w:r w:rsidR="00EA3036">
          <w:rPr>
            <w:rFonts w:eastAsiaTheme="minorEastAsia"/>
          </w:rPr>
          <w:t>ose at the</w:t>
        </w:r>
      </w:ins>
      <w:del w:id="5" w:author="Microsoft Office User" w:date="2021-04-15T11:00:00Z">
        <w:r w:rsidR="007B6851" w:rsidDel="00EA3036">
          <w:rPr>
            <w:rFonts w:eastAsiaTheme="minorEastAsia"/>
          </w:rPr>
          <w:delText>e</w:delText>
        </w:r>
      </w:del>
      <w:r w:rsidR="007B6851">
        <w:rPr>
          <w:rFonts w:eastAsiaTheme="minorEastAsia"/>
        </w:rPr>
        <w:t xml:space="preserv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t>
      </w:r>
      <w:del w:id="6" w:author="Microsoft Office User" w:date="2021-04-15T11:00:00Z">
        <w:r w:rsidR="007B6851" w:rsidDel="00EA3036">
          <w:rPr>
            <w:rFonts w:eastAsiaTheme="minorEastAsia"/>
          </w:rPr>
          <w:delText xml:space="preserve">work </w:delText>
        </w:r>
      </w:del>
      <w:ins w:id="7" w:author="Microsoft Office User" w:date="2021-04-15T11:00:00Z">
        <w:r w:rsidR="00EA3036">
          <w:rPr>
            <w:rFonts w:eastAsiaTheme="minorEastAsia"/>
          </w:rPr>
          <w:t xml:space="preserve">paper </w:t>
        </w:r>
      </w:ins>
      <w:r w:rsidR="007B6851">
        <w:rPr>
          <w:rFonts w:eastAsiaTheme="minorEastAsia"/>
        </w:rPr>
        <w:t>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w:t>
      </w:r>
      <w:del w:id="8" w:author="Microsoft Office User" w:date="2021-04-15T11:02:00Z">
        <w:r w:rsidR="007B6851" w:rsidDel="00EA3036">
          <w:rPr>
            <w:rFonts w:eastAsiaTheme="minorEastAsia"/>
          </w:rPr>
          <w:delText xml:space="preserve">to the vehicle </w:delText>
        </w:r>
      </w:del>
      <w:ins w:id="9" w:author="Microsoft Office User" w:date="2021-04-15T11:02:00Z">
        <w:r w:rsidR="00EA3036">
          <w:rPr>
            <w:rFonts w:eastAsiaTheme="minorEastAsia"/>
          </w:rPr>
          <w:t xml:space="preserve">along the intended path </w:t>
        </w:r>
      </w:ins>
      <w:r w:rsidR="007B6851">
        <w:rPr>
          <w:rFonts w:eastAsiaTheme="minorEastAsia"/>
        </w:rPr>
        <w:t xml:space="preserve">to develop an analytical solution to the allowable </w:t>
      </w:r>
      <w:ins w:id="10" w:author="Microsoft Office User" w:date="2021-04-15T11:02:00Z">
        <w:r w:rsidR="00EA3036">
          <w:rPr>
            <w:rFonts w:eastAsiaTheme="minorEastAsia"/>
          </w:rPr>
          <w:t xml:space="preserve">vehicle </w:t>
        </w:r>
      </w:ins>
      <w:r w:rsidR="007B6851">
        <w:rPr>
          <w:rFonts w:eastAsiaTheme="minorEastAsia"/>
        </w:rPr>
        <w:t>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w:t>
      </w:r>
      <w:del w:id="11" w:author="Microsoft Office User" w:date="2021-04-15T11:03:00Z">
        <w:r w:rsidR="007B6851" w:rsidDel="00EA3036">
          <w:rPr>
            <w:rFonts w:eastAsiaTheme="minorEastAsia"/>
          </w:rPr>
          <w:delText xml:space="preserve">the </w:delText>
        </w:r>
      </w:del>
      <w:r w:rsidR="00A2754D">
        <w:rPr>
          <w:rFonts w:eastAsiaTheme="minorEastAsia"/>
        </w:rPr>
        <w:t xml:space="preserve">vehicle speed, path geometry, and minimum friction </w:t>
      </w:r>
      <w:r w:rsidR="00A2754D" w:rsidRPr="00734C8A">
        <w:rPr>
          <w:rFonts w:eastAsiaTheme="minorEastAsia"/>
        </w:rPr>
        <w:t>preview distance</w:t>
      </w:r>
      <w:r w:rsidR="00A2754D">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del w:id="12" w:author="Microsoft Office User" w:date="2021-04-15T11:03:00Z">
        <w:r w:rsidR="00BB3392" w:rsidDel="00EA3036">
          <w:rPr>
            <w:rFonts w:eastAsiaTheme="minorEastAsia"/>
          </w:rPr>
          <w:delText xml:space="preserve">is </w:delText>
        </w:r>
      </w:del>
      <w:r w:rsidR="00A122FE" w:rsidRPr="00A122FE">
        <w:rPr>
          <w:rFonts w:eastAsiaTheme="minorEastAsia"/>
        </w:rPr>
        <w:t>navigat</w:t>
      </w:r>
      <w:ins w:id="13" w:author="Microsoft Office User" w:date="2021-04-15T11:03:00Z">
        <w:r w:rsidR="00EA3036">
          <w:rPr>
            <w:rFonts w:eastAsiaTheme="minorEastAsia"/>
          </w:rPr>
          <w:t>es</w:t>
        </w:r>
      </w:ins>
      <w:del w:id="14" w:author="Microsoft Office User" w:date="2021-04-15T11:03:00Z">
        <w:r w:rsidR="00A122FE" w:rsidRPr="00A122FE" w:rsidDel="00EA3036">
          <w:rPr>
            <w:rFonts w:eastAsiaTheme="minorEastAsia"/>
          </w:rPr>
          <w:delText>ing</w:delText>
        </w:r>
      </w:del>
      <w:r w:rsidR="00A122FE" w:rsidRPr="00A122FE">
        <w:rPr>
          <w:rFonts w:eastAsiaTheme="minorEastAsia"/>
        </w:rPr>
        <w:t xml:space="preserve"> </w:t>
      </w:r>
      <w:r w:rsidR="00BB3392">
        <w:rPr>
          <w:rFonts w:eastAsiaTheme="minorEastAsia"/>
        </w:rPr>
        <w:t>curv</w:t>
      </w:r>
      <w:ins w:id="15" w:author="Microsoft Office User" w:date="2021-04-15T11:04:00Z">
        <w:r w:rsidR="00EA3036">
          <w:rPr>
            <w:rFonts w:eastAsiaTheme="minorEastAsia"/>
          </w:rPr>
          <w:t>ing</w:t>
        </w:r>
      </w:ins>
      <w:del w:id="16" w:author="Microsoft Office User" w:date="2021-04-15T11:03:00Z">
        <w:r w:rsidR="00BB3392" w:rsidDel="00EA3036">
          <w:rPr>
            <w:rFonts w:eastAsiaTheme="minorEastAsia"/>
          </w:rPr>
          <w:delText>y</w:delText>
        </w:r>
      </w:del>
      <w:r w:rsidR="00BB3392">
        <w:rPr>
          <w:rFonts w:eastAsiaTheme="minorEastAsia"/>
        </w:rPr>
        <w:t xml:space="preserve"> roads with changing friction conditions at maximum </w:t>
      </w:r>
      <w:ins w:id="17" w:author="Microsoft Office User" w:date="2021-04-15T11:04:00Z">
        <w:r w:rsidR="00EA3036">
          <w:rPr>
            <w:rFonts w:eastAsiaTheme="minorEastAsia"/>
          </w:rPr>
          <w:t xml:space="preserve">allowed and stable </w:t>
        </w:r>
      </w:ins>
      <w:r w:rsidR="00BB3392">
        <w:rPr>
          <w:rFonts w:eastAsiaTheme="minorEastAsia"/>
        </w:rPr>
        <w:t>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47E95031" w14:textId="37DBBB5C" w:rsidR="00627EFB" w:rsidRDefault="004D1300" w:rsidP="004D1300">
      <w:pPr>
        <w:pStyle w:val="BodyText"/>
        <w:rPr>
          <w:lang w:eastAsia="zh-CN"/>
        </w:rPr>
      </w:pPr>
      <w:bookmarkStart w:id="18" w:name="OLE_LINK9"/>
      <w:bookmarkStart w:id="19" w:name="OLE_LINK10"/>
      <w:commentRangeStart w:id="20"/>
      <w:r>
        <w:rPr>
          <w:lang w:eastAsia="zh-CN"/>
        </w:rPr>
        <w:t>Highway road condition</w:t>
      </w:r>
      <w:r w:rsidR="00692553">
        <w:rPr>
          <w:lang w:eastAsia="zh-CN"/>
        </w:rPr>
        <w:t>s</w:t>
      </w:r>
      <w:r>
        <w:rPr>
          <w:lang w:eastAsia="zh-CN"/>
        </w:rPr>
        <w:t xml:space="preserve"> </w:t>
      </w:r>
      <w:r w:rsidRPr="005A528F">
        <w:rPr>
          <w:strike/>
          <w:lang w:eastAsia="zh-CN"/>
        </w:rPr>
        <w:t>are reported to</w:t>
      </w:r>
      <w:r>
        <w:rPr>
          <w:lang w:eastAsia="zh-CN"/>
        </w:rPr>
        <w:t xml:space="preserve"> 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w:t>
      </w:r>
      <w:del w:id="21" w:author="Microsoft Office User" w:date="2021-04-15T11:05:00Z">
        <w:r w:rsidR="001E0C4E" w:rsidDel="00EA3036">
          <w:rPr>
            <w:lang w:eastAsia="zh-CN"/>
          </w:rPr>
          <w:delText xml:space="preserve">potentially </w:delText>
        </w:r>
      </w:del>
      <w:ins w:id="22" w:author="Microsoft Office User" w:date="2021-04-15T11:05:00Z">
        <w:r w:rsidR="00EA3036">
          <w:rPr>
            <w:lang w:eastAsia="zh-CN"/>
          </w:rPr>
          <w:t xml:space="preserve">can </w:t>
        </w:r>
      </w:ins>
      <w:r w:rsidR="001E0C4E">
        <w:rPr>
          <w:lang w:eastAsia="zh-CN"/>
        </w:rPr>
        <w:t xml:space="preserve">have </w:t>
      </w:r>
      <w:r w:rsidR="00190534">
        <w:rPr>
          <w:lang w:eastAsia="zh-CN"/>
        </w:rPr>
        <w:t xml:space="preserve">a </w:t>
      </w:r>
      <w:del w:id="23" w:author="Microsoft Office User" w:date="2021-04-15T11:05:00Z">
        <w:r w:rsidR="001E0C4E" w:rsidDel="00EA3036">
          <w:rPr>
            <w:lang w:eastAsia="zh-CN"/>
          </w:rPr>
          <w:delText xml:space="preserve">huge </w:delText>
        </w:r>
      </w:del>
      <w:ins w:id="24" w:author="Microsoft Office User" w:date="2021-04-15T11:05:00Z">
        <w:r w:rsidR="00EA3036">
          <w:rPr>
            <w:lang w:eastAsia="zh-CN"/>
          </w:rPr>
          <w:t xml:space="preserve">significant </w:t>
        </w:r>
      </w:ins>
      <w:r w:rsidR="001E0C4E">
        <w:rPr>
          <w:lang w:eastAsia="zh-CN"/>
        </w:rPr>
        <w:t xml:space="preserve">negative impact on </w:t>
      </w:r>
      <w:r w:rsidR="00723F50">
        <w:rPr>
          <w:lang w:eastAsia="zh-CN"/>
        </w:rPr>
        <w:t>vehicle</w:t>
      </w:r>
      <w:r w:rsidR="001E0C4E">
        <w:rPr>
          <w:lang w:eastAsia="zh-CN"/>
        </w:rPr>
        <w:t xml:space="preserve"> safety and mobility</w:t>
      </w:r>
      <w:commentRangeEnd w:id="20"/>
      <w:r w:rsidR="009E4D28">
        <w:rPr>
          <w:rStyle w:val="CommentReference"/>
          <w:rFonts w:eastAsia="DengXian"/>
          <w:spacing w:val="0"/>
        </w:rPr>
        <w:commentReference w:id="20"/>
      </w:r>
      <w:r w:rsidR="001E0C4E">
        <w:rPr>
          <w:lang w:eastAsia="zh-CN"/>
        </w:rPr>
        <w:t xml:space="preserve">. </w:t>
      </w:r>
      <w:ins w:id="25" w:author="Microsoft Office User" w:date="2021-04-15T11:06:00Z">
        <w:r w:rsidR="00EA3036">
          <w:rPr>
            <w:lang w:eastAsia="zh-CN"/>
          </w:rPr>
          <w:t xml:space="preserve">Conversely, efficient highway systems should ensure that </w:t>
        </w:r>
      </w:ins>
      <w:ins w:id="26" w:author="Microsoft Office User" w:date="2021-04-15T11:07:00Z">
        <w:r w:rsidR="00EA3036">
          <w:rPr>
            <w:lang w:eastAsia="zh-CN"/>
          </w:rPr>
          <w:t xml:space="preserve">vehicles travel as expediently as possible to maximize the </w:t>
        </w:r>
      </w:ins>
      <w:ins w:id="27" w:author="Microsoft Office User" w:date="2021-04-15T11:08:00Z">
        <w:r w:rsidR="00EA3036">
          <w:rPr>
            <w:lang w:eastAsia="zh-CN"/>
          </w:rPr>
          <w:t xml:space="preserve">throughput of the highway. </w:t>
        </w:r>
      </w:ins>
      <w:ins w:id="28" w:author="Microsoft Office User" w:date="2021-04-15T11:09:00Z">
        <w:r w:rsidR="00EA3036">
          <w:rPr>
            <w:lang w:eastAsia="zh-CN"/>
          </w:rPr>
          <w:t>Un</w:t>
        </w:r>
      </w:ins>
      <w:ins w:id="29" w:author="Microsoft Office User" w:date="2021-04-15T11:08:00Z">
        <w:r w:rsidR="00EA3036">
          <w:rPr>
            <w:lang w:eastAsia="zh-CN"/>
          </w:rPr>
          <w:t xml:space="preserve">certainty about exact highway conditions </w:t>
        </w:r>
      </w:ins>
      <w:ins w:id="30" w:author="Microsoft Office User" w:date="2021-04-15T11:09:00Z">
        <w:r w:rsidR="00EA3036">
          <w:rPr>
            <w:lang w:eastAsia="zh-CN"/>
          </w:rPr>
          <w:t xml:space="preserve">creates a conflict between these two objectives, as drivers may drive too fast and experience </w:t>
        </w:r>
        <w:r w:rsidR="009E4D28">
          <w:rPr>
            <w:lang w:eastAsia="zh-CN"/>
          </w:rPr>
          <w:t>adverse road conditions or drive more conservatively than necessary, impeding traffic flow.</w:t>
        </w:r>
      </w:ins>
      <w:del w:id="31" w:author="Microsoft Office User" w:date="2021-04-15T11:08:00Z">
        <w:r w:rsidR="00627EFB" w:rsidRPr="00627EFB" w:rsidDel="00EA3036">
          <w:rPr>
            <w:lang w:eastAsia="zh-CN"/>
          </w:rPr>
          <w:delText xml:space="preserve">Ensuring that people are able to travel </w:delText>
        </w:r>
        <w:r w:rsidR="00627EFB" w:rsidDel="00EA3036">
          <w:rPr>
            <w:lang w:eastAsia="zh-CN"/>
          </w:rPr>
          <w:delText>safely</w:delText>
        </w:r>
        <w:r w:rsidR="00627EFB" w:rsidRPr="00627EFB" w:rsidDel="00EA3036">
          <w:rPr>
            <w:lang w:eastAsia="zh-CN"/>
          </w:rPr>
          <w:delText xml:space="preserve"> and that goods and services are delivered efficiently is paramount.</w:delText>
        </w:r>
        <w:r w:rsidR="00627EFB" w:rsidDel="00EA3036">
          <w:rPr>
            <w:lang w:eastAsia="zh-CN"/>
          </w:rPr>
          <w:delText xml:space="preserve"> </w:delText>
        </w:r>
        <w:r w:rsidR="00BB390F" w:rsidRPr="00C36F2C" w:rsidDel="00EA3036">
          <w:rPr>
            <w:highlight w:val="yellow"/>
            <w:lang w:eastAsia="zh-CN"/>
          </w:rPr>
          <w:delText>(need a better transition</w:delText>
        </w:r>
        <w:r w:rsidR="00BB390F" w:rsidDel="00EA3036">
          <w:rPr>
            <w:lang w:eastAsia="zh-CN"/>
          </w:rPr>
          <w:delText>)</w:delText>
        </w:r>
      </w:del>
    </w:p>
    <w:bookmarkEnd w:id="18"/>
    <w:bookmarkEnd w:id="19"/>
    <w:p w14:paraId="66556366" w14:textId="07668314"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ins w:id="32" w:author="Microsoft Office User" w:date="2021-04-15T11:11:00Z">
        <w:r w:rsidR="009E4D28">
          <w:rPr>
            <w:lang w:eastAsia="zh-CN"/>
          </w:rPr>
          <w:t>se</w:t>
        </w:r>
      </w:ins>
      <w:r w:rsidR="004B4139">
        <w:rPr>
          <w:lang w:eastAsia="zh-CN"/>
        </w:rPr>
        <w:t xml:space="preserve"> assistance </w:t>
      </w:r>
      <w:r w:rsidR="007A6AEE">
        <w:rPr>
          <w:lang w:eastAsia="zh-CN"/>
        </w:rPr>
        <w:t xml:space="preserve">control </w:t>
      </w:r>
      <w:r w:rsidR="004B4139">
        <w:rPr>
          <w:lang w:eastAsia="zh-CN"/>
        </w:rPr>
        <w:t>system</w:t>
      </w:r>
      <w:ins w:id="33" w:author="Microsoft Office User" w:date="2021-04-15T11:11:00Z">
        <w:r w:rsidR="009E4D28">
          <w:rPr>
            <w:lang w:eastAsia="zh-CN"/>
          </w:rPr>
          <w:t>s</w:t>
        </w:r>
      </w:ins>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del w:id="34" w:author="Microsoft Office User" w:date="2021-04-15T11:11:00Z">
        <w:r w:rsidR="0008667D" w:rsidDel="009E4D28">
          <w:rPr>
            <w:lang w:eastAsia="zh-CN"/>
          </w:rPr>
          <w:delText>is out of stability</w:delText>
        </w:r>
      </w:del>
      <w:ins w:id="35" w:author="Microsoft Office User" w:date="2021-04-15T11:12:00Z">
        <w:r w:rsidR="009E4D28">
          <w:rPr>
            <w:lang w:eastAsia="zh-CN"/>
          </w:rPr>
          <w:t>experiences instability</w:t>
        </w:r>
      </w:ins>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086CCDE6"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ins w:id="36" w:author="Microsoft Office User" w:date="2021-04-15T11:12:00Z">
        <w:r w:rsidR="009E4D28">
          <w:rPr>
            <w:lang w:eastAsia="zh-CN"/>
          </w:rPr>
          <w:t>se</w:t>
        </w:r>
      </w:ins>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del w:id="37" w:author="Microsoft Office User" w:date="2021-04-15T11:12:00Z">
        <w:r w:rsidR="0010072D" w:rsidRPr="0010072D" w:rsidDel="009E4D28">
          <w:rPr>
            <w:lang w:eastAsia="zh-CN"/>
          </w:rPr>
          <w:delText>passively</w:delText>
        </w:r>
        <w:r w:rsidR="0010072D" w:rsidDel="009E4D28">
          <w:rPr>
            <w:lang w:eastAsia="zh-CN"/>
          </w:rPr>
          <w:delText xml:space="preserve"> </w:delText>
        </w:r>
      </w:del>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ins w:id="38" w:author="Microsoft Office User" w:date="2021-04-15T11:17:00Z">
        <w:r w:rsidR="009E4D28">
          <w:rPr>
            <w:lang w:eastAsia="zh-CN"/>
          </w:rPr>
          <w:t xml:space="preserve">significantly and </w:t>
        </w:r>
      </w:ins>
      <w:del w:id="39" w:author="Microsoft Office User" w:date="2021-04-15T11:13:00Z">
        <w:r w:rsidR="00491B54" w:rsidDel="009E4D28">
          <w:rPr>
            <w:lang w:eastAsia="zh-CN"/>
          </w:rPr>
          <w:delText>intensively</w:delText>
        </w:r>
        <w:r w:rsidR="007E3CC7" w:rsidDel="009E4D28">
          <w:rPr>
            <w:lang w:eastAsia="zh-CN"/>
          </w:rPr>
          <w:delText xml:space="preserve"> </w:delText>
        </w:r>
      </w:del>
      <w:ins w:id="40" w:author="Microsoft Office User" w:date="2021-04-15T11:13:00Z">
        <w:r w:rsidR="009E4D28">
          <w:rPr>
            <w:lang w:eastAsia="zh-CN"/>
          </w:rPr>
          <w:t xml:space="preserve">rapidly </w:t>
        </w:r>
      </w:ins>
      <w:r w:rsidR="007E3CC7">
        <w:rPr>
          <w:lang w:eastAsia="zh-CN"/>
        </w:rPr>
        <w:t xml:space="preserve">because </w:t>
      </w:r>
      <w:del w:id="41" w:author="Microsoft Office User" w:date="2021-04-15T11:13:00Z">
        <w:r w:rsidR="00644EEB" w:rsidDel="009E4D28">
          <w:rPr>
            <w:lang w:eastAsia="zh-CN"/>
          </w:rPr>
          <w:delText>a</w:delText>
        </w:r>
        <w:r w:rsidR="00896145" w:rsidDel="009E4D28">
          <w:rPr>
            <w:lang w:eastAsia="zh-CN"/>
          </w:rPr>
          <w:delText xml:space="preserve"> </w:delText>
        </w:r>
        <w:r w:rsidR="007E3CC7" w:rsidDel="009E4D28">
          <w:rPr>
            <w:lang w:eastAsia="zh-CN"/>
          </w:rPr>
          <w:delText>controller always has a</w:delText>
        </w:r>
        <w:r w:rsidR="002A3426" w:rsidDel="009E4D28">
          <w:rPr>
            <w:lang w:eastAsia="zh-CN"/>
          </w:rPr>
          <w:delText xml:space="preserve"> </w:delText>
        </w:r>
        <w:r w:rsidR="007E3CC7" w:rsidDel="009E4D28">
          <w:rPr>
            <w:lang w:eastAsia="zh-CN"/>
          </w:rPr>
          <w:delText>stable region</w:delText>
        </w:r>
      </w:del>
      <w:ins w:id="42" w:author="Microsoft Office User" w:date="2021-04-15T11:13:00Z">
        <w:r w:rsidR="009E4D28">
          <w:rPr>
            <w:lang w:eastAsia="zh-CN"/>
          </w:rPr>
          <w:t xml:space="preserve">of </w:t>
        </w:r>
      </w:ins>
      <w:ins w:id="43" w:author="Microsoft Office User" w:date="2021-04-15T11:14:00Z">
        <w:r w:rsidR="009E4D28">
          <w:rPr>
            <w:lang w:eastAsia="zh-CN"/>
          </w:rPr>
          <w:t xml:space="preserve">delays in the system and real </w:t>
        </w:r>
      </w:ins>
      <w:ins w:id="44" w:author="Microsoft Office User" w:date="2021-04-15T11:13:00Z">
        <w:r w:rsidR="009E4D28">
          <w:rPr>
            <w:lang w:eastAsia="zh-CN"/>
          </w:rPr>
          <w:t>actuator limitations</w:t>
        </w:r>
      </w:ins>
      <w:del w:id="45" w:author="Microsoft Office User" w:date="2021-04-15T11:14:00Z">
        <w:r w:rsidR="00385FFC" w:rsidDel="009E4D28">
          <w:rPr>
            <w:lang w:eastAsia="zh-CN"/>
          </w:rPr>
          <w:delText xml:space="preserve"> and converge delay</w:delText>
        </w:r>
      </w:del>
      <w:r w:rsidR="00D132B9">
        <w:rPr>
          <w:lang w:eastAsia="zh-CN"/>
        </w:rPr>
        <w:t xml:space="preserve">. </w:t>
      </w:r>
      <w:r w:rsidR="00976910">
        <w:rPr>
          <w:lang w:eastAsia="zh-CN"/>
        </w:rPr>
        <w:t>[ref]</w:t>
      </w:r>
    </w:p>
    <w:p w14:paraId="7F4DF393" w14:textId="4F27187E" w:rsidR="00A1326F" w:rsidRDefault="00D97F14" w:rsidP="00A1326F">
      <w:pPr>
        <w:pStyle w:val="BodyText"/>
        <w:rPr>
          <w:lang w:eastAsia="zh-CN"/>
        </w:rPr>
      </w:pPr>
      <w:del w:id="46" w:author="Microsoft Office User" w:date="2021-04-15T11:15:00Z">
        <w:r w:rsidDel="009E4D28">
          <w:rPr>
            <w:lang w:eastAsia="zh-CN"/>
          </w:rPr>
          <w:delText>Different from the</w:delText>
        </w:r>
      </w:del>
      <w:ins w:id="47" w:author="Microsoft Office User" w:date="2021-04-15T11:15:00Z">
        <w:r w:rsidR="009E4D28">
          <w:rPr>
            <w:lang w:eastAsia="zh-CN"/>
          </w:rPr>
          <w:t>In contrast with these</w:t>
        </w:r>
      </w:ins>
      <w:r>
        <w:rPr>
          <w:lang w:eastAsia="zh-CN"/>
        </w:rPr>
        <w:t xml:space="preserve"> </w:t>
      </w:r>
      <w:ins w:id="48" w:author="Microsoft Office User" w:date="2021-04-15T11:15:00Z">
        <w:r w:rsidR="009E4D28">
          <w:rPr>
            <w:lang w:eastAsia="zh-CN"/>
          </w:rPr>
          <w:t>c</w:t>
        </w:r>
      </w:ins>
      <w:del w:id="49" w:author="Microsoft Office User" w:date="2021-04-15T11:15:00Z">
        <w:r w:rsidR="00AC3F86" w:rsidDel="009E4D28">
          <w:rPr>
            <w:lang w:eastAsia="zh-CN"/>
          </w:rPr>
          <w:delText>reaction c</w:delText>
        </w:r>
      </w:del>
      <w:r w:rsidR="00AC3F86">
        <w:rPr>
          <w:lang w:eastAsia="zh-CN"/>
        </w:rPr>
        <w:t>ontrol</w:t>
      </w:r>
      <w:r w:rsidR="00105450">
        <w:rPr>
          <w:lang w:eastAsia="zh-CN"/>
        </w:rPr>
        <w:t xml:space="preserve"> strateg</w:t>
      </w:r>
      <w:del w:id="50" w:author="Microsoft Office User" w:date="2021-04-15T11:15:00Z">
        <w:r w:rsidR="00105450" w:rsidDel="009E4D28">
          <w:rPr>
            <w:lang w:eastAsia="zh-CN"/>
          </w:rPr>
          <w:delText>y</w:delText>
        </w:r>
      </w:del>
      <w:ins w:id="51" w:author="Microsoft Office User" w:date="2021-04-15T11:15:00Z">
        <w:r w:rsidR="009E4D28">
          <w:rPr>
            <w:lang w:eastAsia="zh-CN"/>
          </w:rPr>
          <w:t>ies that react to certain measured vehicle instabilities</w:t>
        </w:r>
      </w:ins>
      <w:r w:rsidR="00AC3F86">
        <w:rPr>
          <w:lang w:eastAsia="zh-CN"/>
        </w:rPr>
        <w:t xml:space="preserve">, researchers </w:t>
      </w:r>
      <w:ins w:id="52" w:author="Microsoft Office User" w:date="2021-04-15T11:16:00Z">
        <w:r w:rsidR="009E4D28">
          <w:rPr>
            <w:lang w:eastAsia="zh-CN"/>
          </w:rPr>
          <w:t xml:space="preserve">have </w:t>
        </w:r>
      </w:ins>
      <w:r w:rsidR="00500B94">
        <w:rPr>
          <w:lang w:eastAsia="zh-CN"/>
        </w:rPr>
        <w:t xml:space="preserve">also </w:t>
      </w:r>
      <w:r w:rsidR="00AC3F86">
        <w:rPr>
          <w:lang w:eastAsia="zh-CN"/>
        </w:rPr>
        <w:t xml:space="preserve">developed </w:t>
      </w:r>
      <w:del w:id="53" w:author="Microsoft Office User" w:date="2021-04-15T11:16:00Z">
        <w:r w:rsidR="00AC3F86" w:rsidDel="009E4D28">
          <w:rPr>
            <w:lang w:eastAsia="zh-CN"/>
          </w:rPr>
          <w:delText>the</w:delText>
        </w:r>
        <w:r w:rsidR="00F55F21" w:rsidDel="009E4D28">
          <w:rPr>
            <w:lang w:eastAsia="zh-CN"/>
          </w:rPr>
          <w:delText xml:space="preserve"> </w:delText>
        </w:r>
      </w:del>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ins w:id="54" w:author="Microsoft Office User" w:date="2021-04-15T11:16:00Z">
        <w:r w:rsidR="009E4D28">
          <w:rPr>
            <w:lang w:eastAsia="zh-CN"/>
          </w:rPr>
          <w:t>s</w:t>
        </w:r>
      </w:ins>
      <w:r w:rsidR="00DE4C2E">
        <w:rPr>
          <w:lang w:eastAsia="zh-CN"/>
        </w:rPr>
        <w:t xml:space="preserve"> w</w:t>
      </w:r>
      <w:del w:id="55" w:author="Microsoft Office User" w:date="2021-04-15T11:16:00Z">
        <w:r w:rsidR="00DE4C2E" w:rsidDel="009E4D28">
          <w:rPr>
            <w:lang w:eastAsia="zh-CN"/>
          </w:rPr>
          <w:delText>ith</w:delText>
        </w:r>
      </w:del>
      <w:ins w:id="56" w:author="Microsoft Office User" w:date="2021-04-15T11:16:00Z">
        <w:r w:rsidR="009E4D28">
          <w:rPr>
            <w:lang w:eastAsia="zh-CN"/>
          </w:rPr>
          <w:t>hich can be combined with</w:t>
        </w:r>
      </w:ins>
      <w:r w:rsidR="00DE4C2E">
        <w:rPr>
          <w:lang w:eastAsia="zh-CN"/>
        </w:rPr>
        <w:t xml:space="preserve"> real-time road friction es</w:t>
      </w:r>
      <w:r w:rsidR="006700D7">
        <w:rPr>
          <w:lang w:eastAsia="zh-CN"/>
        </w:rPr>
        <w:t>t</w:t>
      </w:r>
      <w:r w:rsidR="00DE4C2E">
        <w:rPr>
          <w:lang w:eastAsia="zh-CN"/>
        </w:rPr>
        <w:t>imation</w:t>
      </w:r>
      <w:del w:id="57" w:author="Microsoft Office User" w:date="2021-04-15T11:16:00Z">
        <w:r w:rsidR="008A1DDE" w:rsidDel="009E4D28">
          <w:rPr>
            <w:lang w:eastAsia="zh-CN"/>
          </w:rPr>
          <w:delText xml:space="preserve">, </w:delText>
        </w:r>
        <w:r w:rsidR="00F331B1" w:rsidDel="009E4D28">
          <w:rPr>
            <w:lang w:eastAsia="zh-CN"/>
          </w:rPr>
          <w:delText>which can</w:delText>
        </w:r>
      </w:del>
      <w:ins w:id="58" w:author="Microsoft Office User" w:date="2021-04-15T11:16:00Z">
        <w:r w:rsidR="009E4D28">
          <w:rPr>
            <w:lang w:eastAsia="zh-CN"/>
          </w:rPr>
          <w:t xml:space="preserve"> to</w:t>
        </w:r>
      </w:ins>
      <w:r w:rsidR="00F331B1">
        <w:rPr>
          <w:lang w:eastAsia="zh-CN"/>
        </w:rPr>
        <w:t xml:space="preserve">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del w:id="59" w:author="Microsoft Office User" w:date="2021-04-15T11:19:00Z">
        <w:r w:rsidR="00F51A82" w:rsidDel="009E4D28">
          <w:rPr>
            <w:lang w:eastAsia="zh-CN"/>
          </w:rPr>
          <w:delText xml:space="preserve">But </w:delText>
        </w:r>
      </w:del>
      <w:ins w:id="60" w:author="Microsoft Office User" w:date="2021-04-15T11:19:00Z">
        <w:r w:rsidR="009E4D28">
          <w:rPr>
            <w:lang w:eastAsia="zh-CN"/>
          </w:rPr>
          <w:t xml:space="preserve">However, these systems only maintain vehicle </w:t>
        </w:r>
      </w:ins>
      <w:ins w:id="61" w:author="Microsoft Office User" w:date="2021-04-15T11:20:00Z">
        <w:r w:rsidR="009E4D28">
          <w:rPr>
            <w:lang w:eastAsia="zh-CN"/>
          </w:rPr>
          <w:t>stability</w:t>
        </w:r>
        <w:r w:rsidR="005A7E4B">
          <w:rPr>
            <w:lang w:eastAsia="zh-CN"/>
          </w:rPr>
          <w:t xml:space="preserve"> from the perspective of body-fixed states</w:t>
        </w:r>
        <w:r w:rsidR="009E4D28">
          <w:rPr>
            <w:lang w:eastAsia="zh-CN"/>
          </w:rPr>
          <w:t xml:space="preserve"> and</w:t>
        </w:r>
      </w:ins>
      <w:del w:id="62" w:author="Microsoft Office User" w:date="2021-04-15T11:20:00Z">
        <w:r w:rsidR="00F51A82" w:rsidDel="009E4D28">
          <w:rPr>
            <w:lang w:eastAsia="zh-CN"/>
          </w:rPr>
          <w:delText xml:space="preserve">it </w:delText>
        </w:r>
        <w:r w:rsidR="0047799B" w:rsidDel="009E4D28">
          <w:rPr>
            <w:lang w:eastAsia="zh-CN"/>
          </w:rPr>
          <w:delText>still</w:delText>
        </w:r>
      </w:del>
      <w:r w:rsidR="0047799B">
        <w:rPr>
          <w:lang w:eastAsia="zh-CN"/>
        </w:rPr>
        <w:t xml:space="preserve"> </w:t>
      </w:r>
      <w:r w:rsidR="00F51A82">
        <w:rPr>
          <w:lang w:eastAsia="zh-CN"/>
        </w:rPr>
        <w:t>cannot</w:t>
      </w:r>
      <w:r w:rsidR="00603B52">
        <w:rPr>
          <w:lang w:eastAsia="zh-CN"/>
        </w:rPr>
        <w:t xml:space="preserve"> </w:t>
      </w:r>
      <w:del w:id="63" w:author="Microsoft Office User" w:date="2021-04-15T11:20:00Z">
        <w:r w:rsidR="00603B52" w:rsidDel="009E4D28">
          <w:rPr>
            <w:lang w:eastAsia="zh-CN"/>
          </w:rPr>
          <w:delText>certainly</w:delText>
        </w:r>
        <w:r w:rsidR="00F51A82" w:rsidDel="009E4D28">
          <w:rPr>
            <w:lang w:eastAsia="zh-CN"/>
          </w:rPr>
          <w:delText xml:space="preserve"> </w:delText>
        </w:r>
      </w:del>
      <w:r w:rsidR="00F51A82">
        <w:rPr>
          <w:lang w:eastAsia="zh-CN"/>
        </w:rPr>
        <w:t xml:space="preserve">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w:t>
      </w:r>
      <w:del w:id="64" w:author="Microsoft Office User" w:date="2021-04-15T11:20:00Z">
        <w:r w:rsidR="00E5361F" w:rsidDel="005A7E4B">
          <w:rPr>
            <w:lang w:eastAsia="zh-CN"/>
          </w:rPr>
          <w:delText xml:space="preserve">veering </w:delText>
        </w:r>
        <w:r w:rsidR="00DD527B" w:rsidDel="005A7E4B">
          <w:rPr>
            <w:lang w:eastAsia="zh-CN"/>
          </w:rPr>
          <w:delText>away</w:delText>
        </w:r>
      </w:del>
      <w:ins w:id="65" w:author="Microsoft Office User" w:date="2021-04-15T11:20:00Z">
        <w:r w:rsidR="005A7E4B">
          <w:rPr>
            <w:lang w:eastAsia="zh-CN"/>
          </w:rPr>
          <w:t>deviating</w:t>
        </w:r>
      </w:ins>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 xml:space="preserve">the road condition changes </w:t>
      </w:r>
      <w:commentRangeStart w:id="66"/>
      <w:ins w:id="67" w:author="Microsoft Office User" w:date="2021-04-15T11:17:00Z">
        <w:r w:rsidR="009E4D28">
          <w:rPr>
            <w:lang w:eastAsia="zh-CN"/>
          </w:rPr>
          <w:t xml:space="preserve">significantly and </w:t>
        </w:r>
      </w:ins>
      <w:del w:id="68" w:author="Microsoft Office User" w:date="2021-04-15T11:16:00Z">
        <w:r w:rsidR="00FD5B94" w:rsidDel="009E4D28">
          <w:rPr>
            <w:lang w:eastAsia="zh-CN"/>
          </w:rPr>
          <w:delText>intensively</w:delText>
        </w:r>
      </w:del>
      <w:ins w:id="69" w:author="Microsoft Office User" w:date="2021-04-15T11:16:00Z">
        <w:r w:rsidR="009E4D28">
          <w:rPr>
            <w:lang w:eastAsia="zh-CN"/>
          </w:rPr>
          <w:t>rapidly</w:t>
        </w:r>
      </w:ins>
      <w:commentRangeEnd w:id="66"/>
      <w:ins w:id="70" w:author="Microsoft Office User" w:date="2021-04-15T11:17:00Z">
        <w:r w:rsidR="009E4D28">
          <w:rPr>
            <w:rStyle w:val="CommentReference"/>
            <w:rFonts w:eastAsia="DengXian"/>
            <w:spacing w:val="0"/>
          </w:rPr>
          <w:commentReference w:id="66"/>
        </w:r>
      </w:ins>
      <w:r w:rsidR="00FD5B94">
        <w:rPr>
          <w:lang w:eastAsia="zh-CN"/>
        </w:rPr>
        <w:t>.</w:t>
      </w:r>
    </w:p>
    <w:p w14:paraId="77B33FC7" w14:textId="65E768C9" w:rsidR="00E20803" w:rsidRDefault="009E4D28" w:rsidP="00371A4E">
      <w:pPr>
        <w:pStyle w:val="BodyText"/>
        <w:rPr>
          <w:lang w:eastAsia="zh-CN"/>
        </w:rPr>
      </w:pPr>
      <w:ins w:id="71" w:author="Microsoft Office User" w:date="2021-04-15T11:18:00Z">
        <w:r>
          <w:rPr>
            <w:lang w:eastAsia="zh-CN"/>
          </w:rPr>
          <w:t xml:space="preserve">Another method of proactively maintaining vehicle stability is to </w:t>
        </w:r>
      </w:ins>
      <w:del w:id="72" w:author="Microsoft Office User" w:date="2021-04-15T11:18:00Z">
        <w:r w:rsidR="007C7AEE" w:rsidDel="009E4D28">
          <w:rPr>
            <w:lang w:eastAsia="zh-CN"/>
          </w:rPr>
          <w:delText xml:space="preserve">Existing research has shown that </w:delText>
        </w:r>
        <w:r w:rsidR="00B32E84" w:rsidDel="009E4D28">
          <w:rPr>
            <w:lang w:eastAsia="zh-CN"/>
          </w:rPr>
          <w:delText>appropriate</w:delText>
        </w:r>
      </w:del>
      <w:ins w:id="73" w:author="Microsoft Office User" w:date="2021-04-15T11:18:00Z">
        <w:r>
          <w:rPr>
            <w:lang w:eastAsia="zh-CN"/>
          </w:rPr>
          <w:t>utilize</w:t>
        </w:r>
      </w:ins>
      <w:r w:rsidR="007C7AEE">
        <w:rPr>
          <w:lang w:eastAsia="zh-CN"/>
        </w:rPr>
        <w:t xml:space="preserve"> longitudinal velocity planning </w:t>
      </w:r>
      <w:del w:id="74" w:author="Microsoft Office User" w:date="2021-04-15T11:19:00Z">
        <w:r w:rsidR="00333551" w:rsidDel="009E4D28">
          <w:rPr>
            <w:lang w:eastAsia="zh-CN"/>
          </w:rPr>
          <w:delText>is vital</w:delText>
        </w:r>
      </w:del>
      <w:ins w:id="75" w:author="Microsoft Office User" w:date="2021-04-15T11:19:00Z">
        <w:r>
          <w:rPr>
            <w:lang w:eastAsia="zh-CN"/>
          </w:rPr>
          <w:t>to maintain stability</w:t>
        </w:r>
      </w:ins>
      <w:r w:rsidR="00333551">
        <w:rPr>
          <w:lang w:eastAsia="zh-CN"/>
        </w:rPr>
        <w:t xml:space="preserve">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in contrast with widely used stability control systems that only react once lo</w:t>
      </w:r>
      <w:ins w:id="76" w:author="Microsoft Office User" w:date="2021-04-15T11:20:00Z">
        <w:r w:rsidR="005A7E4B">
          <w:rPr>
            <w:lang w:eastAsia="zh-CN"/>
          </w:rPr>
          <w:t>s</w:t>
        </w:r>
      </w:ins>
      <w:del w:id="77" w:author="Microsoft Office User" w:date="2021-04-15T11:20:00Z">
        <w:r w:rsidR="00F74FFC" w:rsidDel="005A7E4B">
          <w:rPr>
            <w:lang w:eastAsia="zh-CN"/>
          </w:rPr>
          <w:delText>o</w:delText>
        </w:r>
      </w:del>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del w:id="78" w:author="Microsoft Office User" w:date="2021-04-15T11:21:00Z">
        <w:r w:rsidR="000E2E5B" w:rsidDel="005A7E4B">
          <w:rPr>
            <w:lang w:eastAsia="zh-CN"/>
          </w:rPr>
          <w:delText>valid</w:delText>
        </w:r>
        <w:r w:rsidR="00371A4E" w:rsidRPr="00371A4E" w:rsidDel="005A7E4B">
          <w:rPr>
            <w:lang w:eastAsia="zh-CN"/>
          </w:rPr>
          <w:delText xml:space="preserve"> </w:delText>
        </w:r>
      </w:del>
      <w:ins w:id="79" w:author="Microsoft Office User" w:date="2021-04-15T11:21:00Z">
        <w:r w:rsidR="005A7E4B">
          <w:rPr>
            <w:lang w:eastAsia="zh-CN"/>
          </w:rPr>
          <w:t>effective</w:t>
        </w:r>
        <w:r w:rsidR="005A7E4B" w:rsidRPr="00371A4E">
          <w:rPr>
            <w:lang w:eastAsia="zh-CN"/>
          </w:rPr>
          <w:t xml:space="preserve"> </w:t>
        </w:r>
      </w:ins>
      <w:r w:rsidR="00371A4E" w:rsidRPr="00371A4E">
        <w:rPr>
          <w:lang w:eastAsia="zh-CN"/>
        </w:rPr>
        <w:t>is that</w:t>
      </w:r>
      <w:r w:rsidR="00A52738" w:rsidRPr="00371A4E">
        <w:rPr>
          <w:lang w:eastAsia="zh-CN"/>
        </w:rPr>
        <w:t xml:space="preserve"> the vehicle </w:t>
      </w:r>
      <w:del w:id="80" w:author="Microsoft Office User" w:date="2021-04-15T11:21:00Z">
        <w:r w:rsidR="00A52738" w:rsidRPr="00371A4E" w:rsidDel="005A7E4B">
          <w:rPr>
            <w:lang w:eastAsia="zh-CN"/>
          </w:rPr>
          <w:delText>could have</w:delText>
        </w:r>
      </w:del>
      <w:ins w:id="81" w:author="Microsoft Office User" w:date="2021-04-15T11:21:00Z">
        <w:r w:rsidR="005A7E4B">
          <w:rPr>
            <w:lang w:eastAsia="zh-CN"/>
          </w:rPr>
          <w:t>has</w:t>
        </w:r>
      </w:ins>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278024B9" w:rsidR="008F0E65" w:rsidRDefault="00173707" w:rsidP="008F0E65">
      <w:pPr>
        <w:pStyle w:val="BodyText"/>
        <w:rPr>
          <w:lang w:eastAsia="zh-CN"/>
        </w:rPr>
      </w:pPr>
      <w:r>
        <w:rPr>
          <w:lang w:eastAsia="zh-CN"/>
        </w:rPr>
        <w:t>However</w:t>
      </w:r>
      <w:r w:rsidR="0082291B">
        <w:rPr>
          <w:lang w:eastAsia="zh-CN"/>
        </w:rPr>
        <w:t xml:space="preserve">, </w:t>
      </w:r>
      <w:del w:id="82" w:author="Microsoft Office User" w:date="2021-04-15T11:21:00Z">
        <w:r w:rsidR="00644AAC" w:rsidDel="005A7E4B">
          <w:rPr>
            <w:lang w:eastAsia="zh-CN"/>
          </w:rPr>
          <w:delText xml:space="preserve">they </w:delText>
        </w:r>
      </w:del>
      <w:ins w:id="83" w:author="Microsoft Office User" w:date="2021-04-15T11:21:00Z">
        <w:r w:rsidR="005A7E4B">
          <w:rPr>
            <w:lang w:eastAsia="zh-CN"/>
          </w:rPr>
          <w:t>previously published longitud</w:t>
        </w:r>
      </w:ins>
      <w:ins w:id="84" w:author="Microsoft Office User" w:date="2021-04-15T11:22:00Z">
        <w:r w:rsidR="005A7E4B">
          <w:rPr>
            <w:lang w:eastAsia="zh-CN"/>
          </w:rPr>
          <w:t>inal velocity</w:t>
        </w:r>
      </w:ins>
      <w:ins w:id="85" w:author="Microsoft Office User" w:date="2021-04-15T11:21:00Z">
        <w:r w:rsidR="005A7E4B">
          <w:rPr>
            <w:lang w:eastAsia="zh-CN"/>
          </w:rPr>
          <w:t xml:space="preserve"> planning </w:t>
        </w:r>
      </w:ins>
      <w:ins w:id="86" w:author="Microsoft Office User" w:date="2021-04-15T11:22:00Z">
        <w:r w:rsidR="005A7E4B">
          <w:rPr>
            <w:lang w:eastAsia="zh-CN"/>
          </w:rPr>
          <w:t xml:space="preserve">approaches typically </w:t>
        </w:r>
      </w:ins>
      <w:del w:id="87" w:author="Microsoft Office User" w:date="2021-04-15T11:22:00Z">
        <w:r w:rsidR="00644AAC" w:rsidDel="005A7E4B">
          <w:rPr>
            <w:lang w:eastAsia="zh-CN"/>
          </w:rPr>
          <w:delText xml:space="preserve">only </w:delText>
        </w:r>
      </w:del>
      <w:r w:rsidR="00644AAC">
        <w:rPr>
          <w:lang w:eastAsia="zh-CN"/>
        </w:rPr>
        <w:t xml:space="preserve">consider </w:t>
      </w:r>
      <w:ins w:id="88" w:author="Microsoft Office User" w:date="2021-04-15T11:22:00Z">
        <w:r w:rsidR="005A7E4B">
          <w:rPr>
            <w:lang w:eastAsia="zh-CN"/>
          </w:rPr>
          <w:t xml:space="preserve">only </w:t>
        </w:r>
      </w:ins>
      <w:r w:rsidR="00644AAC">
        <w:rPr>
          <w:lang w:eastAsia="zh-CN"/>
        </w:rPr>
        <w:t>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C0296F" w:rsidRPr="00552128">
        <w:rPr>
          <w:strike/>
          <w:sz w:val="13"/>
          <w:szCs w:val="13"/>
          <w:lang w:eastAsia="zh-CN"/>
        </w:rPr>
        <w:t>Intuitively</w:t>
      </w:r>
      <w:r w:rsidR="0054568F" w:rsidRPr="00552128">
        <w:rPr>
          <w:strike/>
          <w:sz w:val="13"/>
          <w:szCs w:val="13"/>
          <w:lang w:eastAsia="zh-CN"/>
        </w:rPr>
        <w:t>, if</w:t>
      </w:r>
      <w:r w:rsidR="008F0E65" w:rsidRPr="00552128">
        <w:rPr>
          <w:strike/>
          <w:sz w:val="13"/>
          <w:szCs w:val="13"/>
          <w:lang w:eastAsia="zh-CN"/>
        </w:rPr>
        <w:t xml:space="preserve"> </w:t>
      </w:r>
      <w:r w:rsidR="001C6EAB" w:rsidRPr="00552128">
        <w:rPr>
          <w:strike/>
          <w:sz w:val="13"/>
          <w:szCs w:val="13"/>
          <w:lang w:eastAsia="zh-CN"/>
        </w:rPr>
        <w:t>the vehicle</w:t>
      </w:r>
      <w:r w:rsidR="008F0E65" w:rsidRPr="00552128">
        <w:rPr>
          <w:strike/>
          <w:sz w:val="13"/>
          <w:szCs w:val="13"/>
          <w:lang w:eastAsia="zh-CN"/>
        </w:rPr>
        <w:t xml:space="preserve"> can preview</w:t>
      </w:r>
      <w:r w:rsidR="002E781E" w:rsidRPr="00552128">
        <w:rPr>
          <w:strike/>
          <w:sz w:val="13"/>
          <w:szCs w:val="13"/>
          <w:lang w:eastAsia="zh-CN"/>
        </w:rPr>
        <w:t xml:space="preserve"> the path friction</w:t>
      </w:r>
      <w:r w:rsidR="0054568F" w:rsidRPr="00552128">
        <w:rPr>
          <w:strike/>
          <w:sz w:val="13"/>
          <w:szCs w:val="13"/>
          <w:lang w:eastAsia="zh-CN"/>
        </w:rPr>
        <w:t xml:space="preserve"> reduction</w:t>
      </w:r>
      <w:r w:rsidR="00E13E50" w:rsidRPr="00552128">
        <w:rPr>
          <w:strike/>
          <w:sz w:val="13"/>
          <w:szCs w:val="13"/>
          <w:lang w:eastAsia="zh-CN"/>
        </w:rPr>
        <w:t xml:space="preserve"> and</w:t>
      </w:r>
      <w:r w:rsidR="008F0E65" w:rsidRPr="00552128">
        <w:rPr>
          <w:strike/>
          <w:sz w:val="13"/>
          <w:szCs w:val="13"/>
          <w:lang w:eastAsia="zh-CN"/>
        </w:rPr>
        <w:t xml:space="preserve"> slow down appropriately</w:t>
      </w:r>
      <w:r w:rsidR="0054568F" w:rsidRPr="00552128">
        <w:rPr>
          <w:strike/>
          <w:sz w:val="13"/>
          <w:szCs w:val="13"/>
          <w:lang w:eastAsia="zh-CN"/>
        </w:rPr>
        <w:t xml:space="preserve"> before entering the slick region</w:t>
      </w:r>
      <w:r w:rsidR="008F0E65" w:rsidRPr="00552128">
        <w:rPr>
          <w:strike/>
          <w:sz w:val="13"/>
          <w:szCs w:val="13"/>
          <w:lang w:eastAsia="zh-CN"/>
        </w:rPr>
        <w:t xml:space="preserve">, then </w:t>
      </w:r>
      <w:r w:rsidR="00D56F09" w:rsidRPr="00552128">
        <w:rPr>
          <w:strike/>
          <w:sz w:val="13"/>
          <w:szCs w:val="13"/>
          <w:lang w:eastAsia="zh-CN"/>
        </w:rPr>
        <w:t>a</w:t>
      </w:r>
      <w:r w:rsidR="00CC7995" w:rsidRPr="00552128">
        <w:rPr>
          <w:strike/>
          <w:sz w:val="13"/>
          <w:szCs w:val="13"/>
          <w:lang w:eastAsia="zh-CN"/>
        </w:rPr>
        <w:t xml:space="preserve"> </w:t>
      </w:r>
      <w:r w:rsidR="008F0E65" w:rsidRPr="00552128">
        <w:rPr>
          <w:strike/>
          <w:sz w:val="13"/>
          <w:szCs w:val="13"/>
          <w:lang w:eastAsia="zh-CN"/>
        </w:rPr>
        <w:t>complicated algorithm</w:t>
      </w:r>
      <w:r w:rsidR="00F873D7" w:rsidRPr="00552128">
        <w:rPr>
          <w:strike/>
          <w:sz w:val="13"/>
          <w:szCs w:val="13"/>
          <w:lang w:eastAsia="zh-CN"/>
        </w:rPr>
        <w:t xml:space="preserve"> is not necessary</w:t>
      </w:r>
      <w:r w:rsidR="001C6EAB" w:rsidRPr="00552128">
        <w:rPr>
          <w:strike/>
          <w:sz w:val="13"/>
          <w:szCs w:val="13"/>
          <w:lang w:eastAsia="zh-CN"/>
        </w:rPr>
        <w:t xml:space="preserve"> to </w:t>
      </w:r>
      <w:r w:rsidR="009B3B26" w:rsidRPr="00552128">
        <w:rPr>
          <w:strike/>
          <w:sz w:val="13"/>
          <w:szCs w:val="13"/>
          <w:lang w:eastAsia="zh-CN"/>
        </w:rPr>
        <w:t>stabilize the vehicle</w:t>
      </w:r>
      <w:r w:rsidR="008F0E65" w:rsidRPr="00552128">
        <w:rPr>
          <w:strike/>
          <w:sz w:val="13"/>
          <w:szCs w:val="13"/>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w:t>
      </w:r>
      <w:r w:rsidR="002372E6" w:rsidRPr="002372E6">
        <w:rPr>
          <w:lang w:eastAsia="zh-CN"/>
        </w:rPr>
        <w:lastRenderedPageBreak/>
        <w:t>slow down appropriately before entering the slick region</w:t>
      </w:r>
      <w:r w:rsidR="002372E6">
        <w:rPr>
          <w:lang w:eastAsia="zh-CN"/>
        </w:rPr>
        <w:t xml:space="preserve">, </w:t>
      </w:r>
      <w:r w:rsidR="00AF1755">
        <w:rPr>
          <w:lang w:eastAsia="zh-CN"/>
        </w:rPr>
        <w:t>even</w:t>
      </w:r>
      <w:r w:rsidR="00BD08B5">
        <w:rPr>
          <w:lang w:eastAsia="zh-CN"/>
        </w:rPr>
        <w:t xml:space="preserve"> a </w:t>
      </w:r>
      <w:commentRangeStart w:id="89"/>
      <w:r w:rsidR="002372E6">
        <w:rPr>
          <w:lang w:eastAsia="zh-CN"/>
        </w:rPr>
        <w:t>common</w:t>
      </w:r>
      <w:r w:rsidR="00BD08B5">
        <w:rPr>
          <w:lang w:eastAsia="zh-CN"/>
        </w:rPr>
        <w:t xml:space="preserve"> </w:t>
      </w:r>
      <w:r w:rsidR="00435F7C">
        <w:rPr>
          <w:lang w:eastAsia="zh-CN"/>
        </w:rPr>
        <w:t>driving</w:t>
      </w:r>
      <w:r w:rsidR="00B54C8A">
        <w:rPr>
          <w:lang w:eastAsia="zh-CN"/>
        </w:rPr>
        <w:t xml:space="preserve"> algorithm </w:t>
      </w:r>
      <w:commentRangeEnd w:id="89"/>
      <w:r w:rsidR="005A7E4B">
        <w:rPr>
          <w:rStyle w:val="CommentReference"/>
          <w:rFonts w:eastAsia="DengXian"/>
          <w:spacing w:val="0"/>
        </w:rPr>
        <w:commentReference w:id="89"/>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57539022" w:rsidR="00516069" w:rsidRDefault="005A7E4B" w:rsidP="0010072D">
      <w:pPr>
        <w:pStyle w:val="BodyText"/>
        <w:rPr>
          <w:lang w:eastAsia="zh-CN"/>
        </w:rPr>
      </w:pPr>
      <w:ins w:id="90" w:author="Microsoft Office User" w:date="2021-04-15T11:24:00Z">
        <w:r>
          <w:rPr>
            <w:lang w:eastAsia="zh-CN"/>
          </w:rPr>
          <w:t xml:space="preserve">Although each vehicle on a roadway can constantly measure and navigate the world using its in-vehicle systems, </w:t>
        </w:r>
      </w:ins>
      <w:del w:id="91" w:author="Microsoft Office User" w:date="2021-04-15T11:24:00Z">
        <w:r w:rsidR="00574F47" w:rsidDel="005A7E4B">
          <w:rPr>
            <w:lang w:eastAsia="zh-CN"/>
          </w:rPr>
          <w:delText>Unfortunately</w:delText>
        </w:r>
        <w:r w:rsidR="00BC36BA" w:rsidDel="005A7E4B">
          <w:rPr>
            <w:lang w:eastAsia="zh-CN"/>
          </w:rPr>
          <w:delText xml:space="preserve">, </w:delText>
        </w:r>
      </w:del>
      <w:r w:rsidR="004F071C">
        <w:rPr>
          <w:lang w:eastAsia="zh-CN"/>
        </w:rPr>
        <w:t xml:space="preserve">it is </w:t>
      </w:r>
      <w:del w:id="92" w:author="Microsoft Office User" w:date="2021-04-15T11:24:00Z">
        <w:r w:rsidR="004F071C" w:rsidDel="005A7E4B">
          <w:rPr>
            <w:lang w:eastAsia="zh-CN"/>
          </w:rPr>
          <w:delText xml:space="preserve">almost </w:delText>
        </w:r>
      </w:del>
      <w:r w:rsidR="004F071C">
        <w:rPr>
          <w:lang w:eastAsia="zh-CN"/>
        </w:rPr>
        <w:t xml:space="preserve">impossible </w:t>
      </w:r>
      <w:ins w:id="93" w:author="Microsoft Office User" w:date="2021-04-15T11:24:00Z">
        <w:r>
          <w:rPr>
            <w:lang w:eastAsia="zh-CN"/>
          </w:rPr>
          <w:t>for an in</w:t>
        </w:r>
      </w:ins>
      <w:ins w:id="94" w:author="Microsoft Office User" w:date="2021-04-15T11:25:00Z">
        <w:r>
          <w:rPr>
            <w:lang w:eastAsia="zh-CN"/>
          </w:rPr>
          <w:t xml:space="preserve">dividual vehicle </w:t>
        </w:r>
      </w:ins>
      <w:r w:rsidR="004F071C">
        <w:rPr>
          <w:lang w:eastAsia="zh-CN"/>
        </w:rPr>
        <w:t xml:space="preserve">to preview the </w:t>
      </w:r>
      <w:ins w:id="95" w:author="Microsoft Office User" w:date="2021-04-15T11:25:00Z">
        <w:r>
          <w:rPr>
            <w:lang w:eastAsia="zh-CN"/>
          </w:rPr>
          <w:t xml:space="preserve">road conditions for its entire trip. </w:t>
        </w:r>
      </w:ins>
      <w:del w:id="96" w:author="Microsoft Office User" w:date="2021-04-15T11:25:00Z">
        <w:r w:rsidR="004F071C" w:rsidDel="005A7E4B">
          <w:rPr>
            <w:lang w:eastAsia="zh-CN"/>
          </w:rPr>
          <w:delText xml:space="preserve">large area road condition </w:delText>
        </w:r>
      </w:del>
      <w:del w:id="97" w:author="Microsoft Office User" w:date="2021-04-15T11:23:00Z">
        <w:r w:rsidR="009400BC" w:rsidDel="005A7E4B">
          <w:rPr>
            <w:lang w:eastAsia="zh-CN"/>
          </w:rPr>
          <w:delText xml:space="preserve">just </w:delText>
        </w:r>
      </w:del>
      <w:del w:id="98" w:author="Microsoft Office User" w:date="2021-04-15T11:25:00Z">
        <w:r w:rsidR="009400BC" w:rsidDel="005A7E4B">
          <w:rPr>
            <w:lang w:eastAsia="zh-CN"/>
          </w:rPr>
          <w:delText>through the intelligence of individual</w:delText>
        </w:r>
        <w:r w:rsidR="009400BC" w:rsidRPr="009400BC" w:rsidDel="005A7E4B">
          <w:rPr>
            <w:lang w:eastAsia="zh-CN"/>
          </w:rPr>
          <w:delText xml:space="preserve"> </w:delText>
        </w:r>
        <w:r w:rsidR="009400BC" w:rsidDel="005A7E4B">
          <w:rPr>
            <w:lang w:eastAsia="zh-CN"/>
          </w:rPr>
          <w:delText>vehicle</w:delText>
        </w:r>
      </w:del>
      <w:del w:id="99" w:author="Microsoft Office User" w:date="2021-04-15T11:24:00Z">
        <w:r w:rsidR="00E92B48" w:rsidDel="005A7E4B">
          <w:rPr>
            <w:lang w:eastAsia="zh-CN"/>
          </w:rPr>
          <w:delText xml:space="preserve"> although </w:delText>
        </w:r>
        <w:r w:rsidR="00BC36BA" w:rsidDel="005A7E4B">
          <w:rPr>
            <w:lang w:eastAsia="zh-CN"/>
          </w:rPr>
          <w:delText xml:space="preserve">each vehicle itself </w:delText>
        </w:r>
        <w:r w:rsidR="008039DC" w:rsidDel="005A7E4B">
          <w:rPr>
            <w:lang w:eastAsia="zh-CN"/>
          </w:rPr>
          <w:delText xml:space="preserve">can </w:delText>
        </w:r>
        <w:r w:rsidR="00BC36BA" w:rsidDel="005A7E4B">
          <w:rPr>
            <w:lang w:eastAsia="zh-CN"/>
          </w:rPr>
          <w:delText>constantly measur</w:delText>
        </w:r>
        <w:r w:rsidR="008039DC" w:rsidDel="005A7E4B">
          <w:rPr>
            <w:lang w:eastAsia="zh-CN"/>
          </w:rPr>
          <w:delText>e</w:delText>
        </w:r>
        <w:r w:rsidR="00BC36BA" w:rsidDel="005A7E4B">
          <w:rPr>
            <w:lang w:eastAsia="zh-CN"/>
          </w:rPr>
          <w:delText xml:space="preserve"> and navigat</w:delText>
        </w:r>
        <w:r w:rsidR="008039DC" w:rsidDel="005A7E4B">
          <w:rPr>
            <w:lang w:eastAsia="zh-CN"/>
          </w:rPr>
          <w:delText>e</w:delText>
        </w:r>
        <w:r w:rsidR="00BC36BA" w:rsidDel="005A7E4B">
          <w:rPr>
            <w:lang w:eastAsia="zh-CN"/>
          </w:rPr>
          <w:delText xml:space="preserve"> the </w:delText>
        </w:r>
        <w:r w:rsidR="004234CD" w:rsidDel="005A7E4B">
          <w:rPr>
            <w:lang w:eastAsia="zh-CN"/>
          </w:rPr>
          <w:delText xml:space="preserve">world using </w:delText>
        </w:r>
        <w:r w:rsidR="008039DC" w:rsidDel="005A7E4B">
          <w:rPr>
            <w:lang w:eastAsia="zh-CN"/>
          </w:rPr>
          <w:delText xml:space="preserve">its </w:delText>
        </w:r>
        <w:r w:rsidR="00281466" w:rsidDel="005A7E4B">
          <w:rPr>
            <w:lang w:eastAsia="zh-CN"/>
          </w:rPr>
          <w:delText>i</w:delText>
        </w:r>
        <w:r w:rsidR="004234CD" w:rsidDel="005A7E4B">
          <w:rPr>
            <w:lang w:eastAsia="zh-CN"/>
          </w:rPr>
          <w:delText>n-vehicle system</w:delText>
        </w:r>
      </w:del>
      <w:del w:id="100" w:author="Microsoft Office User" w:date="2021-04-15T11:25:00Z">
        <w:r w:rsidR="00BC36BA" w:rsidDel="005A7E4B">
          <w:rPr>
            <w:lang w:eastAsia="zh-CN"/>
          </w:rPr>
          <w:delText>.</w:delText>
        </w:r>
        <w:r w:rsidR="00C71F2F" w:rsidDel="005A7E4B">
          <w:rPr>
            <w:lang w:eastAsia="zh-CN"/>
          </w:rPr>
          <w:delText xml:space="preserve"> </w:delText>
        </w:r>
        <w:r w:rsidR="00EB09C7" w:rsidDel="005A7E4B">
          <w:rPr>
            <w:lang w:eastAsia="zh-CN"/>
          </w:rPr>
          <w:delText>A</w:delText>
        </w:r>
      </w:del>
      <w:ins w:id="101" w:author="Microsoft Office User" w:date="2021-04-15T11:25:00Z">
        <w:r>
          <w:rPr>
            <w:lang w:eastAsia="zh-CN"/>
          </w:rPr>
          <w:t>One</w:t>
        </w:r>
      </w:ins>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w:t>
      </w:r>
      <w:del w:id="102" w:author="Microsoft Office User" w:date="2021-04-15T11:25:00Z">
        <w:r w:rsidR="00844E30" w:rsidDel="005A7E4B">
          <w:rPr>
            <w:lang w:eastAsia="zh-CN"/>
          </w:rPr>
          <w:delText xml:space="preserve">the </w:delText>
        </w:r>
      </w:del>
      <w:r w:rsidR="00844E30">
        <w:rPr>
          <w:lang w:eastAsia="zh-CN"/>
        </w:rPr>
        <w:t xml:space="preserve">increasing </w:t>
      </w:r>
      <w:r w:rsidR="00456D98">
        <w:rPr>
          <w:lang w:eastAsia="zh-CN"/>
        </w:rPr>
        <w:t xml:space="preserve">research into </w:t>
      </w:r>
      <w:del w:id="103" w:author="Microsoft Office User" w:date="2021-04-15T11:25:00Z">
        <w:r w:rsidR="0081275F" w:rsidDel="005A7E4B">
          <w:rPr>
            <w:lang w:eastAsia="zh-CN"/>
          </w:rPr>
          <w:delText xml:space="preserve">the </w:delText>
        </w:r>
      </w:del>
      <w:r w:rsidR="0081275F">
        <w:rPr>
          <w:lang w:eastAsia="zh-CN"/>
        </w:rPr>
        <w:t>cyber-physical system</w:t>
      </w:r>
      <w:ins w:id="104" w:author="Microsoft Office User" w:date="2021-04-15T11:25:00Z">
        <w:r>
          <w:rPr>
            <w:lang w:eastAsia="zh-CN"/>
          </w:rPr>
          <w:t>s</w:t>
        </w:r>
      </w:ins>
      <w:r w:rsidR="0081275F">
        <w:rPr>
          <w:lang w:eastAsia="zh-CN"/>
        </w:rPr>
        <w:t>, especially</w:t>
      </w:r>
      <w:r w:rsidR="00F34D65">
        <w:rPr>
          <w:lang w:eastAsia="zh-CN"/>
        </w:rPr>
        <w:t xml:space="preserve"> </w:t>
      </w:r>
      <w:r w:rsidR="000E6E62" w:rsidRPr="000E6E62">
        <w:rPr>
          <w:lang w:eastAsia="zh-CN"/>
        </w:rPr>
        <w:t>Connected and Autonomous Vehicles (CAV</w:t>
      </w:r>
      <w:ins w:id="105" w:author="Microsoft Office User" w:date="2021-04-15T11:26:00Z">
        <w:r>
          <w:rPr>
            <w:lang w:eastAsia="zh-CN"/>
          </w:rPr>
          <w:t>s</w:t>
        </w:r>
      </w:ins>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del w:id="106" w:author="Microsoft Office User" w:date="2021-04-15T11:26:00Z">
        <w:r w:rsidR="00090A25" w:rsidDel="005A7E4B">
          <w:rPr>
            <w:lang w:eastAsia="zh-CN"/>
          </w:rPr>
          <w:delText>the pre-measured</w:delText>
        </w:r>
      </w:del>
      <w:del w:id="107" w:author="Microsoft Office User" w:date="2021-04-15T11:27:00Z">
        <w:r w:rsidR="00C174AA" w:rsidDel="005A7E4B">
          <w:rPr>
            <w:lang w:eastAsia="zh-CN"/>
          </w:rPr>
          <w:delText xml:space="preserve"> </w:delText>
        </w:r>
      </w:del>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9852BD">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9852BD">
        <w:rPr>
          <w:lang w:eastAsia="zh-CN"/>
        </w:rPr>
        <w:fldChar w:fldCharType="separate"/>
      </w:r>
      <w:r w:rsidR="009852BD" w:rsidRPr="006B06A7">
        <w:rPr>
          <w:noProof/>
          <w:lang w:eastAsia="zh-CN"/>
        </w:rPr>
        <w:t>[6]</w:t>
      </w:r>
      <w:r w:rsidR="009852BD">
        <w:rPr>
          <w:lang w:eastAsia="zh-CN"/>
        </w:rPr>
        <w:fldChar w:fldCharType="end"/>
      </w:r>
      <w:r w:rsidR="009852BD">
        <w:rPr>
          <w:lang w:eastAsia="zh-CN"/>
        </w:rPr>
        <w:fldChar w:fldCharType="begin" w:fldLock="1"/>
      </w:r>
      <w:r w:rsidR="009852BD">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9852BD">
        <w:rPr>
          <w:lang w:eastAsia="zh-CN"/>
        </w:rPr>
        <w:fldChar w:fldCharType="separate"/>
      </w:r>
      <w:r w:rsidR="009852BD" w:rsidRPr="006B06A7">
        <w:rPr>
          <w:noProof/>
          <w:lang w:eastAsia="zh-CN"/>
        </w:rPr>
        <w:t>[7]</w:t>
      </w:r>
      <w:r w:rsidR="009852BD">
        <w:rPr>
          <w:lang w:eastAsia="zh-CN"/>
        </w:rPr>
        <w:fldChar w:fldCharType="end"/>
      </w:r>
      <w:r w:rsidR="00CE4D06">
        <w:rPr>
          <w:lang w:eastAsia="zh-CN"/>
        </w:rPr>
        <w:t xml:space="preserve"> </w:t>
      </w:r>
      <w:r w:rsidR="00C51338">
        <w:rPr>
          <w:lang w:eastAsia="zh-CN"/>
        </w:rPr>
        <w:t xml:space="preserve">from </w:t>
      </w:r>
      <w:del w:id="108" w:author="Microsoft Office User" w:date="2021-04-15T11:26:00Z">
        <w:r w:rsidR="00F65200" w:rsidDel="005A7E4B">
          <w:rPr>
            <w:lang w:eastAsia="zh-CN"/>
          </w:rPr>
          <w:delText xml:space="preserve">the </w:delText>
        </w:r>
      </w:del>
      <w:r w:rsidR="00C51338">
        <w:rPr>
          <w:lang w:eastAsia="zh-CN"/>
        </w:rPr>
        <w:t>individual vehicle</w:t>
      </w:r>
      <w:ins w:id="109" w:author="Microsoft Office User" w:date="2021-04-15T11:26:00Z">
        <w:r>
          <w:rPr>
            <w:lang w:eastAsia="zh-CN"/>
          </w:rPr>
          <w:t>s</w:t>
        </w:r>
      </w:ins>
      <w:r w:rsidR="00C51338">
        <w:rPr>
          <w:lang w:eastAsia="zh-CN"/>
        </w:rPr>
        <w:t xml:space="preserve"> </w:t>
      </w:r>
      <w:r w:rsidR="009E7EA0">
        <w:rPr>
          <w:lang w:eastAsia="zh-CN"/>
        </w:rPr>
        <w:t>and roadside sensor unit</w:t>
      </w:r>
      <w:ins w:id="110" w:author="Microsoft Office User" w:date="2021-04-15T11:26:00Z">
        <w:r>
          <w:rPr>
            <w:lang w:eastAsia="zh-CN"/>
          </w:rPr>
          <w:t>s</w:t>
        </w:r>
      </w:ins>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ins w:id="111" w:author="Microsoft Office User" w:date="2021-04-15T11:27:00Z">
        <w:r>
          <w:rPr>
            <w:lang w:eastAsia="zh-CN"/>
          </w:rPr>
          <w:t xml:space="preserve">n illustration </w:t>
        </w:r>
      </w:ins>
      <w:del w:id="112" w:author="Microsoft Office User" w:date="2021-04-15T11:27:00Z">
        <w:r w:rsidR="009D7BF1" w:rsidDel="005A7E4B">
          <w:rPr>
            <w:lang w:eastAsia="zh-CN"/>
          </w:rPr>
          <w:delText xml:space="preserve"> demo framework</w:delText>
        </w:r>
        <w:r w:rsidR="00A237EC" w:rsidDel="005A7E4B">
          <w:rPr>
            <w:lang w:eastAsia="zh-CN"/>
          </w:rPr>
          <w:delText xml:space="preserve"> </w:delText>
        </w:r>
      </w:del>
      <w:r w:rsidR="00A237EC">
        <w:rPr>
          <w:lang w:eastAsia="zh-CN"/>
        </w:rPr>
        <w:t>of this</w:t>
      </w:r>
      <w:r w:rsidR="009D7BF1">
        <w:rPr>
          <w:lang w:eastAsia="zh-CN"/>
        </w:rPr>
        <w:t xml:space="preserve"> </w:t>
      </w:r>
      <w:r w:rsidR="005A5763">
        <w:rPr>
          <w:lang w:eastAsia="zh-CN"/>
        </w:rPr>
        <w:t xml:space="preserve">network </w:t>
      </w:r>
      <w:ins w:id="113" w:author="Microsoft Office User" w:date="2021-04-15T11:27:00Z">
        <w:r>
          <w:rPr>
            <w:lang w:eastAsia="zh-CN"/>
          </w:rPr>
          <w:t xml:space="preserve">framework </w:t>
        </w:r>
      </w:ins>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A3036" w:rsidRDefault="00EA3036"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EA3036" w:rsidRDefault="00EA3036"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" stroked="f">
                <v:textbox>
                  <w:txbxContent>
                    <w:p w14:paraId="008DDB7A" w14:textId="3585BC2E" w:rsidR="00EA3036" w:rsidRDefault="00EA3036"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EA3036" w:rsidRDefault="00EA3036"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168B8AF0" w:rsidR="00864A4B" w:rsidRDefault="005E2ACC" w:rsidP="00E13840">
      <w:pPr>
        <w:pStyle w:val="BodyText"/>
        <w:rPr>
          <w:lang w:eastAsia="zh-CN"/>
        </w:rPr>
      </w:pPr>
      <w:r>
        <w:rPr>
          <w:lang w:eastAsia="zh-CN"/>
        </w:rPr>
        <w:t xml:space="preserve">The </w:t>
      </w:r>
      <w:ins w:id="114" w:author="Microsoft Office User" w:date="2021-04-15T11:28:00Z">
        <w:r w:rsidR="005A7E4B">
          <w:rPr>
            <w:lang w:eastAsia="zh-CN"/>
          </w:rPr>
          <w:t xml:space="preserve">desired </w:t>
        </w:r>
      </w:ins>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 xml:space="preserve">can be achieved by limiting the vehicle speed based on the </w:t>
      </w:r>
      <w:ins w:id="115" w:author="Microsoft Office User" w:date="2021-04-15T11:28:00Z">
        <w:r w:rsidR="005A7E4B">
          <w:rPr>
            <w:lang w:eastAsia="zh-CN"/>
          </w:rPr>
          <w:t xml:space="preserve">previewed </w:t>
        </w:r>
      </w:ins>
      <w:r>
        <w:rPr>
          <w:lang w:eastAsia="zh-CN"/>
        </w:rPr>
        <w:t>road condition</w:t>
      </w:r>
      <w:ins w:id="116" w:author="Microsoft Office User" w:date="2021-04-15T11:28:00Z">
        <w:r w:rsidR="005A7E4B">
          <w:rPr>
            <w:lang w:eastAsia="zh-CN"/>
          </w:rPr>
          <w:t>s</w:t>
        </w:r>
      </w:ins>
      <w:r>
        <w:rPr>
          <w:lang w:eastAsia="zh-CN"/>
        </w:rPr>
        <w:t xml:space="preserve">.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ins w:id="117" w:author="Microsoft Office User" w:date="2021-04-15T11:28:00Z">
        <w:r w:rsidR="005A7E4B">
          <w:rPr>
            <w:lang w:eastAsia="zh-CN"/>
          </w:rPr>
          <w:t>s</w:t>
        </w:r>
      </w:ins>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del w:id="118" w:author="Microsoft Office User" w:date="2021-04-15T11:28:00Z">
        <w:r w:rsidR="00995B49" w:rsidDel="005A7E4B">
          <w:delText>in</w:delText>
        </w:r>
        <w:r w:rsidR="00073647" w:rsidDel="005A7E4B">
          <w:delText xml:space="preserve"> DDL</w:delText>
        </w:r>
      </w:del>
      <w:ins w:id="119" w:author="Microsoft Office User" w:date="2021-04-15T11:28:00Z">
        <w:r w:rsidR="005A7E4B">
          <w:t>of various authors</w:t>
        </w:r>
      </w:ins>
      <w:r w:rsidR="00035D63">
        <w:t xml:space="preserve"> on vehicle dynamics at the limits of handing</w:t>
      </w:r>
      <w:r w:rsidR="00073647">
        <w:t xml:space="preserve"> </w:t>
      </w:r>
      <w:commentRangeStart w:id="120"/>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commentRangeEnd w:id="120"/>
      <w:r w:rsidR="005A7E4B">
        <w:rPr>
          <w:rStyle w:val="CommentReference"/>
          <w:rFonts w:eastAsia="DengXian"/>
          <w:spacing w:val="0"/>
        </w:rPr>
        <w:commentReference w:id="120"/>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del w:id="121" w:author="Microsoft Office User" w:date="2021-04-15T11:30:00Z">
        <w:r w:rsidR="00036C3F" w:rsidRPr="002C728D" w:rsidDel="00F47C89">
          <w:rPr>
            <w:lang w:eastAsia="zh-CN"/>
          </w:rPr>
          <w:delText>with</w:delText>
        </w:r>
        <w:r w:rsidR="00122EF3" w:rsidRPr="002C728D" w:rsidDel="00F47C89">
          <w:rPr>
            <w:lang w:eastAsia="zh-CN"/>
          </w:rPr>
          <w:delText xml:space="preserve"> </w:delText>
        </w:r>
        <w:r w:rsidR="00342336" w:rsidRPr="002C728D" w:rsidDel="00F47C89">
          <w:rPr>
            <w:lang w:eastAsia="zh-CN"/>
          </w:rPr>
          <w:delText xml:space="preserve">the </w:delText>
        </w:r>
        <w:r w:rsidR="00122EF3" w:rsidRPr="002C728D" w:rsidDel="00F47C89">
          <w:rPr>
            <w:lang w:eastAsia="zh-CN"/>
          </w:rPr>
          <w:delText xml:space="preserve">preview of </w:delText>
        </w:r>
        <w:r w:rsidR="00326E9E" w:rsidRPr="002C728D" w:rsidDel="00F47C89">
          <w:rPr>
            <w:lang w:eastAsia="zh-CN"/>
          </w:rPr>
          <w:delText xml:space="preserve">path </w:delText>
        </w:r>
        <w:r w:rsidR="00525D0D" w:rsidRPr="002C728D" w:rsidDel="00F47C89">
          <w:rPr>
            <w:lang w:eastAsia="zh-CN"/>
          </w:rPr>
          <w:delText>friction</w:delText>
        </w:r>
      </w:del>
      <w:ins w:id="122" w:author="Microsoft Office User" w:date="2021-04-15T11:30:00Z">
        <w:r w:rsidR="00F47C89">
          <w:rPr>
            <w:lang w:eastAsia="zh-CN"/>
          </w:rPr>
          <w:t xml:space="preserve">that takes into account </w:t>
        </w:r>
      </w:ins>
      <w:ins w:id="123" w:author="Microsoft Office User" w:date="2021-04-15T11:31:00Z">
        <w:r w:rsidR="00F47C89">
          <w:rPr>
            <w:lang w:eastAsia="zh-CN"/>
          </w:rPr>
          <w:t>local speed limits, road geometry, and current road friction conditions</w:t>
        </w:r>
      </w:ins>
      <w:r w:rsidR="00525D0D" w:rsidRPr="002C728D">
        <w:rPr>
          <w:lang w:eastAsia="zh-CN"/>
        </w:rPr>
        <w:t>.</w:t>
      </w:r>
      <w:r w:rsidR="00821210" w:rsidRPr="002C728D">
        <w:rPr>
          <w:lang w:eastAsia="zh-CN"/>
        </w:rPr>
        <w:t xml:space="preserve"> </w:t>
      </w:r>
      <w:r w:rsidR="0012573E" w:rsidRPr="002C728D">
        <w:rPr>
          <w:lang w:eastAsia="zh-CN"/>
        </w:rPr>
        <w:t>Moreover</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124"/>
      <w:r w:rsidR="002E1283" w:rsidRPr="00734C8A">
        <w:rPr>
          <w:rFonts w:eastAsiaTheme="minorEastAsia"/>
        </w:rPr>
        <w:t xml:space="preserve">vehicle </w:t>
      </w:r>
      <w:commentRangeEnd w:id="124"/>
      <w:r w:rsidR="00F47C89">
        <w:rPr>
          <w:rStyle w:val="CommentReference"/>
          <w:rFonts w:eastAsia="DengXian"/>
          <w:spacing w:val="0"/>
        </w:rPr>
        <w:commentReference w:id="124"/>
      </w:r>
      <w:r w:rsidR="002E1283" w:rsidRPr="00734C8A">
        <w:rPr>
          <w:rFonts w:eastAsiaTheme="minorEastAsia"/>
        </w:rPr>
        <w:t>has sufficient time to take action for upcoming hazardous situations</w:t>
      </w:r>
      <w:r w:rsidR="00887C87">
        <w:rPr>
          <w:rFonts w:eastAsiaTheme="minorEastAsia"/>
        </w:rPr>
        <w:t>.</w:t>
      </w:r>
    </w:p>
    <w:p w14:paraId="3A49442C" w14:textId="7C43D015"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Finally, section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125" w:name="_Ref69134260"/>
      <w:r w:rsidRPr="00012409">
        <w:t>Vehicle Longitudina</w:t>
      </w:r>
      <w:r>
        <w:t>l Velocity Planning</w:t>
      </w:r>
      <w:r w:rsidR="007B1371">
        <w:t xml:space="preserve"> Given</w:t>
      </w:r>
      <w:r w:rsidR="002D78CB">
        <w:t xml:space="preserve"> a</w:t>
      </w:r>
      <w:r w:rsidR="007B1371">
        <w:t xml:space="preserve"> Reference Path</w:t>
      </w:r>
      <w:bookmarkEnd w:id="125"/>
    </w:p>
    <w:p w14:paraId="7B5E4FFD" w14:textId="21D7A92B"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032E9B">
        <w:t xml:space="preserve">At first, </w:t>
      </w:r>
      <w:r w:rsidR="00F3741D">
        <w:t xml:space="preserve">the </w:t>
      </w:r>
      <w:r w:rsidR="00733DB8">
        <w:t xml:space="preserve">vehicle </w:t>
      </w:r>
      <w:r w:rsidR="00F3741D">
        <w:t>longitudinal dynamic driving on the friction circle is derived, and then introduce</w:t>
      </w:r>
      <w:r w:rsidR="00F3741D" w:rsidRPr="007A5A56">
        <w:t xml:space="preserve"> the</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rsidRPr="007A5A56">
        <w:t>s</w:t>
      </w:r>
      <w:r w:rsidR="000014BD">
        <w:t>how the</w:t>
      </w:r>
      <w:r w:rsidR="000E70C3">
        <w:t xml:space="preserve"> detailed velocity planning method</w:t>
      </w:r>
      <w:r w:rsidR="00191B3D">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in </w:t>
      </w:r>
      <w:r w:rsidR="005479F0" w:rsidRPr="00F444A0">
        <w:rPr>
          <w:highlight w:val="yellow"/>
          <w:lang w:eastAsia="zh-CN"/>
        </w:rPr>
        <w:t>Fig. 2</w:t>
      </w:r>
      <w:r w:rsidR="005479F0">
        <w:rPr>
          <w:lang w:eastAsia="zh-CN"/>
        </w:rPr>
        <w:t xml:space="preserve"> are: </w:t>
      </w:r>
    </w:p>
    <w:p w14:paraId="7C965BDB" w14:textId="75B8AC1F" w:rsidR="00F444A0" w:rsidRDefault="00C962D6" w:rsidP="00C962D6">
      <w:pPr>
        <w:pStyle w:val="MTDisplayEquation"/>
      </w:pPr>
      <w:r>
        <w:tab/>
      </w:r>
      <w:r w:rsidR="003876D0" w:rsidRPr="00C962D6">
        <w:rPr>
          <w:noProof/>
          <w:position w:val="-20"/>
        </w:rPr>
        <w:object w:dxaOrig="3960" w:dyaOrig="560" w14:anchorId="2F0EA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 style="width:192.2pt;height:27.1pt;mso-width-percent:0;mso-height-percent:0;mso-width-percent:0;mso-height-percent:0" o:ole="">
            <v:imagedata r:id="rId12" o:title=""/>
          </v:shape>
          <o:OLEObject Type="Embed" ProgID="Equation.DSMT4" ShapeID="_x0000_i1054" DrawAspect="Content" ObjectID="_1679997702"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6" w:name="ZEqnNum912041"/>
      <w:r>
        <w:instrText>(</w:instrText>
      </w:r>
      <w:r w:rsidR="003876D0">
        <w:fldChar w:fldCharType="begin"/>
      </w:r>
      <w:r w:rsidR="003876D0">
        <w:instrText xml:space="preserve"> SEQ MTEqn \c \* Arabic \* MERGEFORMAT </w:instrText>
      </w:r>
      <w:r w:rsidR="003876D0">
        <w:fldChar w:fldCharType="separate"/>
      </w:r>
      <w:r w:rsidR="00F06767">
        <w:rPr>
          <w:noProof/>
        </w:rPr>
        <w:instrText>1</w:instrText>
      </w:r>
      <w:r w:rsidR="003876D0">
        <w:rPr>
          <w:noProof/>
        </w:rPr>
        <w:fldChar w:fldCharType="end"/>
      </w:r>
      <w:r>
        <w:instrText>)</w:instrText>
      </w:r>
      <w:bookmarkEnd w:id="126"/>
      <w:r>
        <w:fldChar w:fldCharType="end"/>
      </w:r>
    </w:p>
    <w:p w14:paraId="2F4EEE79" w14:textId="101E74B7" w:rsidR="00C962D6" w:rsidRDefault="00C962D6" w:rsidP="00C962D6">
      <w:pPr>
        <w:pStyle w:val="MTDisplayEquation"/>
      </w:pPr>
      <w:r>
        <w:tab/>
      </w:r>
      <w:r w:rsidR="003876D0" w:rsidRPr="00C962D6">
        <w:rPr>
          <w:noProof/>
          <w:position w:val="-20"/>
        </w:rPr>
        <w:object w:dxaOrig="3180" w:dyaOrig="560" w14:anchorId="7B903F11">
          <v:shape id="_x0000_i1053" type="#_x0000_t75" alt="" style="width:159.85pt;height:27.75pt;mso-width-percent:0;mso-height-percent:0;mso-width-percent:0;mso-height-percent:0" o:ole="">
            <v:imagedata r:id="rId14" o:title=""/>
          </v:shape>
          <o:OLEObject Type="Embed" ProgID="Equation.DSMT4" ShapeID="_x0000_i1053" DrawAspect="Content" ObjectID="_1679997703"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600628"/>
      <w:r>
        <w:instrText>(</w:instrText>
      </w:r>
      <w:r w:rsidR="003876D0">
        <w:fldChar w:fldCharType="begin"/>
      </w:r>
      <w:r w:rsidR="003876D0">
        <w:instrText xml:space="preserve"> SEQ MTEqn \c \* Arabic \* MERGEFORMAT </w:instrText>
      </w:r>
      <w:r w:rsidR="003876D0">
        <w:fldChar w:fldCharType="separate"/>
      </w:r>
      <w:r w:rsidR="00F06767">
        <w:rPr>
          <w:noProof/>
        </w:rPr>
        <w:instrText>2</w:instrText>
      </w:r>
      <w:r w:rsidR="003876D0">
        <w:rPr>
          <w:noProof/>
        </w:rPr>
        <w:fldChar w:fldCharType="end"/>
      </w:r>
      <w:r>
        <w:instrText>)</w:instrText>
      </w:r>
      <w:bookmarkEnd w:id="127"/>
      <w:r>
        <w:fldChar w:fldCharType="end"/>
      </w:r>
    </w:p>
    <w:p w14:paraId="021F7300" w14:textId="148DA240" w:rsidR="00CB7E8B" w:rsidRDefault="00CB7E8B" w:rsidP="00CB7E8B">
      <w:pPr>
        <w:pStyle w:val="MTDisplayEquation"/>
      </w:pPr>
      <w:r>
        <w:tab/>
      </w:r>
      <w:r w:rsidR="003876D0" w:rsidRPr="00CB7E8B">
        <w:rPr>
          <w:noProof/>
          <w:position w:val="-26"/>
        </w:rPr>
        <w:object w:dxaOrig="2900" w:dyaOrig="620" w14:anchorId="5E6E5282">
          <v:shape id="_x0000_i1052" type="#_x0000_t75" alt="" style="width:145.3pt;height:31.05pt;mso-width-percent:0;mso-height-percent:0;mso-width-percent:0;mso-height-percent:0" o:ole="">
            <v:imagedata r:id="rId16" o:title=""/>
          </v:shape>
          <o:OLEObject Type="Embed" ProgID="Equation.DSMT4" ShapeID="_x0000_i1052" DrawAspect="Content" ObjectID="_1679997704"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8" w:name="ZEqnNum761691"/>
      <w:r>
        <w:instrText>(</w:instrText>
      </w:r>
      <w:r w:rsidR="003876D0">
        <w:fldChar w:fldCharType="begin"/>
      </w:r>
      <w:r w:rsidR="003876D0">
        <w:instrText xml:space="preserve"> SEQ MTEqn \c \* Arabic \* MERGEFORMAT </w:instrText>
      </w:r>
      <w:r w:rsidR="003876D0">
        <w:fldChar w:fldCharType="separate"/>
      </w:r>
      <w:r w:rsidR="00F06767">
        <w:rPr>
          <w:noProof/>
        </w:rPr>
        <w:instrText>3</w:instrText>
      </w:r>
      <w:r w:rsidR="003876D0">
        <w:rPr>
          <w:noProof/>
        </w:rPr>
        <w:fldChar w:fldCharType="end"/>
      </w:r>
      <w:r>
        <w:instrText>)</w:instrText>
      </w:r>
      <w:bookmarkEnd w:id="128"/>
      <w:r>
        <w:fldChar w:fldCharType="end"/>
      </w:r>
    </w:p>
    <w:p w14:paraId="0B8B6EB7" w14:textId="3CA48E53"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5528BC" w:rsidRPr="005528BC">
        <w:rPr>
          <w:i/>
          <w:iCs/>
          <w:lang w:eastAsia="zh-CN"/>
        </w:rPr>
        <w:t>V</w:t>
      </w:r>
      <w:r w:rsidR="005528BC" w:rsidRPr="005528BC">
        <w:rPr>
          <w:i/>
          <w:iCs/>
          <w:vertAlign w:val="subscript"/>
          <w:lang w:eastAsia="zh-CN"/>
        </w:rPr>
        <w:t>y</w:t>
      </w:r>
      <w:proofErr w:type="spellEnd"/>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2E409D">
        <w:rPr>
          <w:lang w:eastAsia="zh-CN"/>
        </w:rPr>
        <w:t xml:space="preserve">a </w:t>
      </w:r>
      <w:r w:rsidR="005528BC">
        <w:rPr>
          <w:lang w:eastAsia="zh-CN"/>
        </w:rPr>
        <w:t xml:space="preserve">and b </w:t>
      </w:r>
      <w:r w:rsidR="005025A1">
        <w:rPr>
          <w:lang w:eastAsia="zh-CN"/>
        </w:rPr>
        <w:t xml:space="preserve">the distance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r w:rsidR="00500D2E">
        <w:rPr>
          <w:lang w:eastAsia="zh-CN"/>
        </w:rPr>
        <w:t xml:space="preserve">Forces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 xml:space="preserve">are </w:t>
      </w:r>
      <w:r w:rsidR="00C65055">
        <w:rPr>
          <w:lang w:eastAsia="zh-CN"/>
        </w:rPr>
        <w:t xml:space="preserve">the </w:t>
      </w:r>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EA3036" w:rsidRDefault="00EA3036"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6560270" w:rsidR="00EA3036" w:rsidRDefault="00EA3036"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" stroked="f">
                <v:textbox>
                  <w:txbxContent>
                    <w:p w14:paraId="5FDBD2BF" w14:textId="5BCF41C8" w:rsidR="00EA3036" w:rsidRDefault="00EA3036"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01315" cy="923925"/>
                                    </a:xfrm>
                                    <a:prstGeom prst="rect">
                                      <a:avLst/>
                                    </a:prstGeom>
                                  </pic:spPr>
                                </pic:pic>
                              </a:graphicData>
                            </a:graphic>
                          </wp:inline>
                        </w:drawing>
                      </w:r>
                    </w:p>
                    <w:p w14:paraId="659B36B2" w14:textId="16560270" w:rsidR="00EA3036" w:rsidRDefault="00EA3036"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77777777" w:rsidR="00260F36" w:rsidRDefault="00A711F1" w:rsidP="00260F36">
      <w:pPr>
        <w:pStyle w:val="BodyText"/>
        <w:rPr>
          <w:lang w:eastAsia="zh-CN"/>
        </w:rPr>
      </w:pPr>
      <w:r>
        <w:rPr>
          <w:lang w:eastAsia="zh-CN"/>
        </w:rPr>
        <w:t xml:space="preserve">The available longitudinal force </w:t>
      </w:r>
      <w:proofErr w:type="spellStart"/>
      <w:r w:rsidR="00E50E53" w:rsidRPr="00E50E53">
        <w:rPr>
          <w:i/>
          <w:iCs/>
          <w:lang w:eastAsia="zh-CN"/>
        </w:rPr>
        <w:t>F</w:t>
      </w:r>
      <w:r w:rsidR="00E50E53" w:rsidRPr="00E50E5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at each tire is constrained by friction circle:</w:t>
      </w:r>
    </w:p>
    <w:p w14:paraId="47C0487C" w14:textId="6E89DEA3" w:rsidR="00A711F1" w:rsidRDefault="00D02870" w:rsidP="00D02870">
      <w:pPr>
        <w:pStyle w:val="MTDisplayEquation"/>
      </w:pPr>
      <w:r>
        <w:tab/>
      </w:r>
      <w:r w:rsidR="003876D0" w:rsidRPr="00C36435">
        <w:rPr>
          <w:noProof/>
          <w:position w:val="-12"/>
        </w:rPr>
        <w:object w:dxaOrig="2260" w:dyaOrig="380" w14:anchorId="7BE58139">
          <v:shape id="_x0000_i1051" type="#_x0000_t75" alt="" style="width:112.95pt;height:19.15pt;mso-width-percent:0;mso-height-percent:0;mso-width-percent:0;mso-height-percent:0" o:ole="">
            <v:imagedata r:id="rId20" o:title=""/>
          </v:shape>
          <o:OLEObject Type="Embed" ProgID="Equation.DSMT4" ShapeID="_x0000_i1051" DrawAspect="Content" ObjectID="_1679997705"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sidR="00F06767">
        <w:rPr>
          <w:noProof/>
        </w:rPr>
        <w:instrText>4</w:instrText>
      </w:r>
      <w:r w:rsidR="003876D0">
        <w:rPr>
          <w:noProof/>
        </w:rPr>
        <w:fldChar w:fldCharType="end"/>
      </w:r>
      <w:r>
        <w:instrText>)</w:instrText>
      </w:r>
      <w:r>
        <w:fldChar w:fldCharType="end"/>
      </w:r>
    </w:p>
    <w:p w14:paraId="23745F96" w14:textId="5C2530F4"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t>
      </w:r>
      <w:r w:rsidR="00B26EFE">
        <w:t>ignore the load transfer</w:t>
      </w:r>
      <w:bookmarkStart w:id="129" w:name="MTToggleStart"/>
      <w:bookmarkStart w:id="130" w:name="MTToggleEnd"/>
      <w:bookmarkEnd w:id="129"/>
      <w:bookmarkEnd w:id="130"/>
      <w:r w:rsidR="00B26EFE">
        <w:t xml:space="preserve">, </w:t>
      </w:r>
      <w:r w:rsidR="007A198C">
        <w:t>the normal forces are</w:t>
      </w:r>
      <w:r w:rsidR="003876D0" w:rsidRPr="00AF6E8B">
        <w:rPr>
          <w:noProof/>
          <w:position w:val="-12"/>
        </w:rPr>
        <w:object w:dxaOrig="1460" w:dyaOrig="320" w14:anchorId="015477EF">
          <v:shape id="_x0000_i1050" type="#_x0000_t75" alt="" style="width:73.3pt;height:15.85pt;mso-width-percent:0;mso-height-percent:0;mso-width-percent:0;mso-height-percent:0" o:ole="">
            <v:imagedata r:id="rId22" o:title=""/>
          </v:shape>
          <o:OLEObject Type="Embed" ProgID="Equation.DSMT4" ShapeID="_x0000_i1050" DrawAspect="Content" ObjectID="_1679997706" r:id="rId23"/>
        </w:object>
      </w:r>
      <w:r w:rsidR="007A198C">
        <w:t xml:space="preserve">, </w:t>
      </w:r>
      <w:r w:rsidR="003876D0" w:rsidRPr="007A198C">
        <w:rPr>
          <w:noProof/>
          <w:position w:val="-10"/>
        </w:rPr>
        <w:object w:dxaOrig="1520" w:dyaOrig="300" w14:anchorId="252B7F8C">
          <v:shape id="_x0000_i1049" type="#_x0000_t75" alt="" style="width:75.95pt;height:15.85pt;mso-width-percent:0;mso-height-percent:0;mso-width-percent:0;mso-height-percent:0" o:ole="">
            <v:imagedata r:id="rId24" o:title=""/>
          </v:shape>
          <o:OLEObject Type="Embed" ProgID="Equation.DSMT4" ShapeID="_x0000_i1049" DrawAspect="Content" ObjectID="_1679997707" r:id="rId25"/>
        </w:object>
      </w:r>
      <w:r w:rsidR="007A198C">
        <w:t>.</w:t>
      </w:r>
    </w:p>
    <w:p w14:paraId="4283BB29" w14:textId="6DB7D852"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795A9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Trajectories","type":"article-journal","volume":"138"},"uris":["http://www.mendeley.com/documents/?uuid=dc3de2aa-c298-409f-a62b-22efcea1e825"]}],"mendeley":{"formattedCitation":"[11], [12]","plainTextFormattedCitation":"[11], [12]","previouslyFormattedCitation":"[11], [12]"},"properties":{"noteIndex":0},"schema":"https://github.com/citation-style-language/schema/raw/master/csl-citation.json"}</w:instrText>
      </w:r>
      <w:r w:rsidR="006D596E" w:rsidRPr="006D596E">
        <w:rPr>
          <w:lang w:eastAsia="zh-CN"/>
        </w:rPr>
        <w:fldChar w:fldCharType="separate"/>
      </w:r>
      <w:r w:rsidR="00DC37D1" w:rsidRPr="00DC37D1">
        <w:rPr>
          <w:noProof/>
          <w:lang w:eastAsia="zh-CN"/>
        </w:rPr>
        <w:t>[11], [12]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434E513B" w:rsidR="001F703D" w:rsidRDefault="004712E2" w:rsidP="004712E2">
      <w:pPr>
        <w:pStyle w:val="MTDisplayEquation"/>
      </w:pPr>
      <w:r>
        <w:tab/>
      </w:r>
      <w:r w:rsidR="003876D0" w:rsidRPr="00F06767">
        <w:rPr>
          <w:noProof/>
          <w:position w:val="-12"/>
        </w:rPr>
        <w:object w:dxaOrig="2220" w:dyaOrig="380" w14:anchorId="3F0F19F9">
          <v:shape id="_x0000_i1048" type="#_x0000_t75" alt="" style="width:112.3pt;height:19.15pt;mso-width-percent:0;mso-height-percent:0;mso-width-percent:0;mso-height-percent:0" o:ole="">
            <v:imagedata r:id="rId26" o:title=""/>
          </v:shape>
          <o:OLEObject Type="Embed" ProgID="Equation.DSMT4" ShapeID="_x0000_i1048" DrawAspect="Content" ObjectID="_1679997708"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1" w:name="ZEqnNum692607"/>
      <w:r>
        <w:instrText>(</w:instrText>
      </w:r>
      <w:r w:rsidR="003876D0">
        <w:fldChar w:fldCharType="begin"/>
      </w:r>
      <w:r w:rsidR="003876D0">
        <w:instrText xml:space="preserve"> SEQ MTEqn \c \* Arabic \* MERGEFORMAT </w:instrText>
      </w:r>
      <w:r w:rsidR="003876D0">
        <w:fldChar w:fldCharType="separate"/>
      </w:r>
      <w:r w:rsidR="00F06767">
        <w:rPr>
          <w:noProof/>
        </w:rPr>
        <w:instrText>5</w:instrText>
      </w:r>
      <w:r w:rsidR="003876D0">
        <w:rPr>
          <w:noProof/>
        </w:rPr>
        <w:fldChar w:fldCharType="end"/>
      </w:r>
      <w:r>
        <w:instrText>)</w:instrText>
      </w:r>
      <w:bookmarkEnd w:id="131"/>
      <w:r>
        <w:fldChar w:fldCharType="end"/>
      </w:r>
    </w:p>
    <w:p w14:paraId="41F40C05" w14:textId="086F3F0E"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w:lastRenderedPageBreak/>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EA3036" w:rsidRDefault="00EA3036"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EA3036" w:rsidRDefault="00EA3036"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" stroked="f">
                <v:textbox>
                  <w:txbxContent>
                    <w:p w14:paraId="3051F03E" w14:textId="77777777" w:rsidR="00EA3036" w:rsidRDefault="00EA3036"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8"/>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EA3036" w:rsidRDefault="00EA3036"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76263AC0" w14:textId="77777777" w:rsidR="00D1656A" w:rsidRDefault="00D1656A" w:rsidP="00D1656A">
      <w:pPr>
        <w:pStyle w:val="BodyText"/>
        <w:ind w:firstLine="202"/>
        <w:rPr>
          <w:lang w:eastAsia="zh-CN"/>
        </w:rPr>
      </w:pPr>
      <w:r>
        <w:rPr>
          <w:lang w:eastAsia="zh-CN"/>
        </w:rPr>
        <w:t>As this work is interested in the longitudinal dynamic, assume the lateral states are steady:</w:t>
      </w:r>
    </w:p>
    <w:p w14:paraId="33A8DFBF" w14:textId="11479852" w:rsidR="00D1656A" w:rsidRDefault="00D1656A" w:rsidP="00D1656A">
      <w:pPr>
        <w:pStyle w:val="MTDisplayEquation"/>
      </w:pPr>
      <w:r>
        <w:tab/>
      </w:r>
      <w:r w:rsidR="003876D0" w:rsidRPr="007D114B">
        <w:rPr>
          <w:noProof/>
          <w:position w:val="-12"/>
        </w:rPr>
        <w:object w:dxaOrig="2380" w:dyaOrig="340" w14:anchorId="6B2CF9BF">
          <v:shape id="_x0000_i1047" type="#_x0000_t75" alt="" style="width:118.9pt;height:17.15pt;mso-width-percent:0;mso-height-percent:0;mso-width-percent:0;mso-height-percent:0" o:ole="">
            <v:imagedata r:id="rId29" o:title=""/>
          </v:shape>
          <o:OLEObject Type="Embed" ProgID="Equation.DSMT4" ShapeID="_x0000_i1047" DrawAspect="Content" ObjectID="_167999770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2" w:name="ZEqnNum524435"/>
      <w:r>
        <w:instrText>(</w:instrText>
      </w:r>
      <w:r w:rsidR="003876D0">
        <w:fldChar w:fldCharType="begin"/>
      </w:r>
      <w:r w:rsidR="003876D0">
        <w:instrText xml:space="preserve"> SEQ MTEqn \c \*</w:instrText>
      </w:r>
      <w:r w:rsidR="003876D0">
        <w:instrText xml:space="preserve"> Arabic \* MERGEFORMAT </w:instrText>
      </w:r>
      <w:r w:rsidR="003876D0">
        <w:fldChar w:fldCharType="separate"/>
      </w:r>
      <w:r w:rsidR="00F06767">
        <w:rPr>
          <w:noProof/>
        </w:rPr>
        <w:instrText>6</w:instrText>
      </w:r>
      <w:r w:rsidR="003876D0">
        <w:rPr>
          <w:noProof/>
        </w:rPr>
        <w:fldChar w:fldCharType="end"/>
      </w:r>
      <w:r>
        <w:instrText>)</w:instrText>
      </w:r>
      <w:bookmarkEnd w:id="13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3C7F23F4" w14:textId="71CE5AF6" w:rsidR="00D1656A" w:rsidRPr="007D114B" w:rsidRDefault="00D1656A" w:rsidP="00D1656A">
      <w:pPr>
        <w:pStyle w:val="BodyText"/>
        <w:ind w:firstLine="0"/>
        <w:rPr>
          <w:lang w:eastAsia="zh-CN"/>
        </w:rPr>
      </w:pPr>
      <w:r>
        <w:rPr>
          <w:lang w:eastAsia="zh-CN"/>
        </w:rPr>
        <w:tab/>
        <w:t xml:space="preserve">Substituting </w:t>
      </w:r>
      <w:r w:rsidRPr="009C437D">
        <w:rPr>
          <w:lang w:eastAsia="zh-CN"/>
        </w:rPr>
        <w:fldChar w:fldCharType="begin"/>
      </w:r>
      <w:r w:rsidRPr="009C437D">
        <w:rPr>
          <w:lang w:eastAsia="zh-CN"/>
        </w:rPr>
        <w:instrText xml:space="preserve"> GOTOBUTTON ZEqnNum692607  \* MERGEFORMAT </w:instrText>
      </w:r>
      <w:r w:rsidRPr="009C437D">
        <w:rPr>
          <w:lang w:eastAsia="zh-CN"/>
        </w:rPr>
        <w:fldChar w:fldCharType="begin"/>
      </w:r>
      <w:r w:rsidRPr="009C437D">
        <w:rPr>
          <w:lang w:eastAsia="zh-CN"/>
        </w:rPr>
        <w:instrText xml:space="preserve"> REF ZEqnNum692607 \* Charformat \! \* MERGEFORMAT </w:instrText>
      </w:r>
      <w:r w:rsidRPr="009C437D">
        <w:rPr>
          <w:lang w:eastAsia="zh-CN"/>
        </w:rPr>
        <w:fldChar w:fldCharType="separate"/>
      </w:r>
      <w:r w:rsidR="00F06767">
        <w:rPr>
          <w:lang w:eastAsia="zh-CN"/>
        </w:rPr>
        <w:instrText>(5)</w:instrText>
      </w:r>
      <w:r w:rsidRPr="009C437D">
        <w:rPr>
          <w:lang w:eastAsia="zh-CN"/>
        </w:rPr>
        <w:fldChar w:fldCharType="end"/>
      </w:r>
      <w:r w:rsidRPr="009C437D">
        <w:rPr>
          <w:lang w:eastAsia="zh-CN"/>
        </w:rPr>
        <w:fldChar w:fldCharType="end"/>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F06767">
        <w:rPr>
          <w:lang w:eastAsia="zh-CN"/>
        </w:rPr>
        <w:instrText>(6)</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F06767" w:rsidRPr="00F06767">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F06767">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F06767" w:rsidRPr="00F06767">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4BB97199" w:rsidR="00D1656A" w:rsidRDefault="00D1656A" w:rsidP="00D1656A">
      <w:pPr>
        <w:pStyle w:val="MTDisplayEquation"/>
        <w:ind w:firstLine="0"/>
      </w:pPr>
      <w:r>
        <w:tab/>
      </w:r>
      <w:r w:rsidR="003876D0" w:rsidRPr="006B6051">
        <w:rPr>
          <w:noProof/>
          <w:position w:val="-14"/>
        </w:rPr>
        <w:object w:dxaOrig="2520" w:dyaOrig="440" w14:anchorId="4885A9E9">
          <v:shape id="_x0000_i1046" type="#_x0000_t75" alt="" style="width:124.85pt;height:21.8pt;mso-width-percent:0;mso-height-percent:0;mso-width-percent:0;mso-height-percent:0" o:ole="">
            <v:imagedata r:id="rId31" o:title=""/>
          </v:shape>
          <o:OLEObject Type="Embed" ProgID="Equation.DSMT4" ShapeID="_x0000_i1046" DrawAspect="Content" ObjectID="_167999771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3" w:name="ZEqnNum914313"/>
      <w:r>
        <w:instrText>(</w:instrText>
      </w:r>
      <w:r w:rsidR="003876D0">
        <w:fldChar w:fldCharType="begin"/>
      </w:r>
      <w:r w:rsidR="003876D0">
        <w:instrText xml:space="preserve"> SEQ MTEqn \c \* Arabic \* MERGEFORMAT </w:instrText>
      </w:r>
      <w:r w:rsidR="003876D0">
        <w:fldChar w:fldCharType="separate"/>
      </w:r>
      <w:r w:rsidR="00F06767">
        <w:rPr>
          <w:noProof/>
        </w:rPr>
        <w:instrText>7</w:instrText>
      </w:r>
      <w:r w:rsidR="003876D0">
        <w:rPr>
          <w:noProof/>
        </w:rPr>
        <w:fldChar w:fldCharType="end"/>
      </w:r>
      <w:r>
        <w:instrText>)</w:instrText>
      </w:r>
      <w:bookmarkEnd w:id="133"/>
      <w:r>
        <w:fldChar w:fldCharType="end"/>
      </w:r>
    </w:p>
    <w:p w14:paraId="6D5243BC" w14:textId="384B8221" w:rsidR="00812E2A" w:rsidRPr="0030033B" w:rsidRDefault="00812E2A" w:rsidP="00812E2A">
      <w:pPr>
        <w:pStyle w:val="BodyText"/>
        <w:rPr>
          <w:lang w:eastAsia="zh-CN"/>
        </w:rPr>
      </w:pPr>
      <w:r>
        <w:rPr>
          <w:lang w:eastAsia="zh-CN"/>
        </w:rPr>
        <w:t>Before going further, an adjusting paramete</w:t>
      </w:r>
      <w:r w:rsidRPr="00DD35DA">
        <w:rPr>
          <w:lang w:eastAsia="zh-CN"/>
        </w:rPr>
        <w:t>r</w:t>
      </w:r>
      <w:r w:rsidR="00DD35DA" w:rsidRPr="00DD35DA">
        <w:rPr>
          <w:lang w:eastAsia="zh-CN"/>
        </w:rPr>
        <w:t xml:space="preserve"> λ</w:t>
      </w:r>
      <w:r w:rsidR="00097CFA">
        <w:rPr>
          <w:lang w:eastAsia="zh-CN"/>
        </w:rPr>
        <w:t xml:space="preserve"> is added</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F06767" w:rsidRPr="00F06767">
        <w:rPr>
          <w:iCs/>
          <w:lang w:eastAsia="zh-CN"/>
        </w:rPr>
        <w:instrText>(7)</w:instrText>
      </w:r>
      <w:r>
        <w:rPr>
          <w:iCs/>
          <w:lang w:eastAsia="zh-CN"/>
        </w:rPr>
        <w:fldChar w:fldCharType="end"/>
      </w:r>
      <w:r>
        <w:rPr>
          <w:iCs/>
          <w:lang w:eastAsia="zh-CN"/>
        </w:rPr>
        <w:fldChar w:fldCharType="end"/>
      </w:r>
      <w:r>
        <w:rPr>
          <w:iCs/>
          <w:lang w:eastAsia="zh-CN"/>
        </w:rPr>
        <w:t xml:space="preserve"> for two reasons: a. </w:t>
      </w:r>
      <w:r>
        <w:rPr>
          <w:lang w:eastAsia="zh-CN"/>
        </w:rPr>
        <w:t xml:space="preserve">compensation for the uncertainty of friction preview; b.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4077B068" w:rsidR="00812E2A" w:rsidRPr="00812E2A" w:rsidRDefault="00AE4155" w:rsidP="00AE4155">
      <w:pPr>
        <w:pStyle w:val="MTDisplayEquation"/>
      </w:pPr>
      <w:r>
        <w:tab/>
      </w:r>
      <w:r w:rsidR="003876D0" w:rsidRPr="00764E20">
        <w:rPr>
          <w:noProof/>
          <w:position w:val="-14"/>
        </w:rPr>
        <w:object w:dxaOrig="2620" w:dyaOrig="440" w14:anchorId="3BB3F441">
          <v:shape id="_x0000_i1045" type="#_x0000_t75" alt="" style="width:130.8pt;height:21.8pt;mso-width-percent:0;mso-height-percent:0;mso-width-percent:0;mso-height-percent:0" o:ole="">
            <v:imagedata r:id="rId33" o:title=""/>
          </v:shape>
          <o:OLEObject Type="Embed" ProgID="Equation.DSMT4" ShapeID="_x0000_i1045" DrawAspect="Content" ObjectID="_1679997711"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4" w:name="ZEqnNum283111"/>
      <w:r>
        <w:instrText>(</w:instrText>
      </w:r>
      <w:r w:rsidR="003876D0">
        <w:fldChar w:fldCharType="begin"/>
      </w:r>
      <w:r w:rsidR="003876D0">
        <w:instrText xml:space="preserve"> SEQ MTEqn \c \* Arabic \* MERGEFORMAT </w:instrText>
      </w:r>
      <w:r w:rsidR="003876D0">
        <w:fldChar w:fldCharType="separate"/>
      </w:r>
      <w:r w:rsidR="00F06767">
        <w:rPr>
          <w:noProof/>
        </w:rPr>
        <w:instrText>8</w:instrText>
      </w:r>
      <w:r w:rsidR="003876D0">
        <w:rPr>
          <w:noProof/>
        </w:rPr>
        <w:fldChar w:fldCharType="end"/>
      </w:r>
      <w:r>
        <w:instrText>)</w:instrText>
      </w:r>
      <w:bookmarkEnd w:id="134"/>
      <w:r>
        <w:fldChar w:fldCharType="end"/>
      </w:r>
    </w:p>
    <w:p w14:paraId="09871B97" w14:textId="19E58638"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is for</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F06767" w:rsidRPr="00F06767">
        <w:rPr>
          <w:iCs/>
          <w:lang w:eastAsia="zh-CN"/>
        </w:rPr>
        <w:instrText>(7)</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position. </w:t>
      </w:r>
      <w:r w:rsidR="00EC6B05">
        <w:rPr>
          <w:lang w:eastAsia="zh-CN"/>
        </w:rPr>
        <w:t xml:space="preserve">And </w:t>
      </w:r>
      <w:r w:rsidR="00471780">
        <w:rPr>
          <w:lang w:eastAsia="zh-CN"/>
        </w:rPr>
        <w:t xml:space="preserve">the </w:t>
      </w:r>
      <w:r w:rsidR="00BA2B7B">
        <w:rPr>
          <w:lang w:eastAsia="zh-CN"/>
        </w:rPr>
        <w:t>path description</w:t>
      </w:r>
      <w:r w:rsidR="00763819">
        <w:rPr>
          <w:lang w:eastAsia="zh-CN"/>
        </w:rPr>
        <w:t xml:space="preserve"> method</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session.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35" w:name="_Ref69134284"/>
      <w:r>
        <w:t>B</w:t>
      </w:r>
      <w:r w:rsidR="004C165E">
        <w:t xml:space="preserve">. </w:t>
      </w:r>
      <w:r w:rsidR="001355EC">
        <w:t>Path Representation</w:t>
      </w:r>
      <w:bookmarkEnd w:id="135"/>
      <w:r w:rsidR="001355EC">
        <w:t xml:space="preserve"> </w:t>
      </w:r>
    </w:p>
    <w:p w14:paraId="0E6314D5" w14:textId="3C0EDD09" w:rsidR="00D066C0" w:rsidRDefault="005B5A8F" w:rsidP="00EC43D9">
      <w:pPr>
        <w:pStyle w:val="BodyText"/>
        <w:rPr>
          <w:lang w:eastAsia="zh-CN"/>
        </w:rPr>
      </w:pPr>
      <w:r>
        <w:rPr>
          <w:lang w:eastAsia="zh-CN"/>
        </w:rPr>
        <w:t xml:space="preserve">This paper </w:t>
      </w:r>
      <w:r w:rsidR="0099741A" w:rsidRPr="00F40DD1">
        <w:rPr>
          <w:lang w:eastAsia="zh-CN"/>
        </w:rPr>
        <w:t>does</w:t>
      </w:r>
      <w:r w:rsidR="00B42FEC" w:rsidRPr="00F40DD1">
        <w:rPr>
          <w:lang w:eastAsia="zh-CN"/>
        </w:rPr>
        <w:t xml:space="preserve"> </w:t>
      </w:r>
      <w:r w:rsidR="0099741A" w:rsidRPr="00F40DD1">
        <w:rPr>
          <w:lang w:eastAsia="zh-CN"/>
        </w:rPr>
        <w:t>n</w:t>
      </w:r>
      <w:r w:rsidR="00B42FEC" w:rsidRPr="00F40DD1">
        <w:rPr>
          <w:lang w:eastAsia="zh-CN"/>
        </w:rPr>
        <w:t>o</w:t>
      </w:r>
      <w:r w:rsidR="0099741A" w:rsidRPr="00F40DD1">
        <w:rPr>
          <w:lang w:eastAsia="zh-CN"/>
        </w:rPr>
        <w:t>t</w:t>
      </w:r>
      <w:r w:rsidR="0099741A">
        <w:rPr>
          <w:lang w:eastAsia="zh-CN"/>
        </w:rPr>
        <w:t xml:space="preserve">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E364B1">
        <w:rPr>
          <w:lang w:eastAsia="zh-CN"/>
        </w:rPr>
        <w:t>:</w:t>
      </w:r>
      <w:r w:rsidR="00A13E35">
        <w:rPr>
          <w:lang w:eastAsia="zh-CN"/>
        </w:rPr>
        <w:t xml:space="preserve"> </w:t>
      </w:r>
    </w:p>
    <w:p w14:paraId="055F9320" w14:textId="06A29853" w:rsidR="00E364B1" w:rsidRDefault="00686F9C" w:rsidP="00686F9C">
      <w:pPr>
        <w:pStyle w:val="MTDisplayEquation"/>
      </w:pPr>
      <w:r>
        <w:tab/>
      </w:r>
      <w:r w:rsidR="003876D0" w:rsidRPr="00686F9C">
        <w:rPr>
          <w:noProof/>
          <w:position w:val="-10"/>
        </w:rPr>
        <w:object w:dxaOrig="1100" w:dyaOrig="300" w14:anchorId="5273372F">
          <v:shape id="_x0000_i1044" type="#_x0000_t75" alt="" style="width:54.85pt;height:15.2pt;mso-width-percent:0;mso-height-percent:0;mso-width-percent:0;mso-height-percent:0" o:ole="">
            <v:imagedata r:id="rId35" o:title=""/>
          </v:shape>
          <o:OLEObject Type="Embed" ProgID="Equation.DSMT4" ShapeID="_x0000_i1044" DrawAspect="Content" ObjectID="_1679997712"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sidR="00F06767">
        <w:rPr>
          <w:noProof/>
        </w:rPr>
        <w:instrText>9</w:instrText>
      </w:r>
      <w:r w:rsidR="003876D0">
        <w:rPr>
          <w:noProof/>
        </w:rPr>
        <w:fldChar w:fldCharType="end"/>
      </w:r>
      <w:r>
        <w:instrText>)</w:instrText>
      </w:r>
      <w:r>
        <w:fldChar w:fldCharType="end"/>
      </w:r>
    </w:p>
    <w:p w14:paraId="389B538A" w14:textId="7866FCDD"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2B7F9A">
        <w:rPr>
          <w:lang w:eastAsia="zh-CN"/>
        </w:rPr>
        <w:t xml:space="preserve">called </w:t>
      </w:r>
      <w:r w:rsidR="004B21B7">
        <w:rPr>
          <w:lang w:eastAsia="zh-CN"/>
        </w:rPr>
        <w:t>“</w:t>
      </w:r>
      <w:r w:rsidR="002B7F9A">
        <w:rPr>
          <w:lang w:eastAsia="zh-CN"/>
        </w:rPr>
        <w:t>station</w:t>
      </w:r>
      <w:r w:rsidR="004B21B7">
        <w:rPr>
          <w:lang w:eastAsia="zh-CN"/>
        </w:rPr>
        <w:t>”</w:t>
      </w:r>
      <w:r w:rsidR="002B7F9A">
        <w:rPr>
          <w:lang w:eastAsia="zh-CN"/>
        </w:rPr>
        <w:t xml:space="preserve"> in this paper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86F9C">
        <w:rPr>
          <w:lang w:eastAsia="zh-CN"/>
        </w:rPr>
        <w:t>κ</w:t>
      </w:r>
      <w:r w:rsidR="00686F9C" w:rsidRPr="00686F9C">
        <w:rPr>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77777777"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fldChar w:fldCharType="separate"/>
      </w:r>
      <w:r w:rsidRPr="00FB4CBF">
        <w:rPr>
          <w:noProof/>
        </w:rPr>
        <w:t>[18]</w:t>
      </w:r>
      <w:r>
        <w:fldChar w:fldCharType="end"/>
      </w:r>
      <w:r w:rsidRPr="00533E48">
        <w:t xml:space="preserve"> </w:t>
      </w:r>
      <w:r>
        <w:rPr>
          <w:lang w:eastAsia="zh-CN"/>
        </w:rPr>
        <w:t xml:space="preserve">is shown in </w:t>
      </w:r>
      <w:r w:rsidRPr="006A3518">
        <w:rPr>
          <w:highlight w:val="yellow"/>
          <w:lang w:eastAsia="zh-CN"/>
        </w:rPr>
        <w:t>Fig. 4.</w:t>
      </w:r>
      <w:r>
        <w:rPr>
          <w:lang w:eastAsia="zh-CN"/>
        </w:rPr>
        <w:t xml:space="preserve"> The path is given according to the highway road design rule which decomposes the cornering into three phases: an entry </w:t>
      </w:r>
      <w:proofErr w:type="spellStart"/>
      <w:r>
        <w:rPr>
          <w:lang w:eastAsia="zh-CN"/>
        </w:rPr>
        <w:t>clothoid</w:t>
      </w:r>
      <w:proofErr w:type="spellEnd"/>
      <w:r>
        <w:rPr>
          <w:lang w:eastAsia="zh-CN"/>
        </w:rPr>
        <w:t xml:space="preserve"> </w:t>
      </w:r>
      <w:r w:rsidRPr="00EC43D9">
        <w:rPr>
          <w:strike/>
          <w:lang w:eastAsia="zh-CN"/>
        </w:rPr>
        <w:t>for trail braking</w:t>
      </w:r>
      <w:r>
        <w:rPr>
          <w:lang w:eastAsia="zh-CN"/>
        </w:rPr>
        <w:t xml:space="preserve">, a circle arc </w:t>
      </w:r>
      <w:r w:rsidRPr="00EC43D9">
        <w:rPr>
          <w:strike/>
          <w:lang w:eastAsia="zh-CN"/>
        </w:rPr>
        <w:t>for pure cornering</w:t>
      </w:r>
      <w:r>
        <w:rPr>
          <w:lang w:eastAsia="zh-CN"/>
        </w:rPr>
        <w:t xml:space="preserve">, and an exit </w:t>
      </w:r>
      <w:proofErr w:type="spellStart"/>
      <w:r>
        <w:rPr>
          <w:lang w:eastAsia="zh-CN"/>
        </w:rPr>
        <w:t>clothoid</w:t>
      </w:r>
      <w:proofErr w:type="spellEnd"/>
      <w:r>
        <w:rPr>
          <w:lang w:eastAsia="zh-CN"/>
        </w:rPr>
        <w:t xml:space="preserve"> </w:t>
      </w:r>
      <w:r w:rsidRPr="00EC43D9">
        <w:rPr>
          <w:strike/>
          <w:lang w:eastAsia="zh-CN"/>
        </w:rPr>
        <w:t>for throttle exit</w:t>
      </w:r>
      <w:r>
        <w:rPr>
          <w:lang w:eastAsia="zh-CN"/>
        </w:rPr>
        <w:t xml:space="preserve"> </w:t>
      </w:r>
      <w:r>
        <w:rPr>
          <w:lang w:eastAsia="zh-CN"/>
        </w:rPr>
        <w:fldChar w:fldCharType="begin" w:fldLock="1"/>
      </w:r>
      <w:r>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Pr>
          <w:lang w:eastAsia="zh-CN"/>
        </w:rPr>
        <w:fldChar w:fldCharType="separate"/>
      </w:r>
      <w:r w:rsidRPr="006B06A7">
        <w:rPr>
          <w:noProof/>
          <w:lang w:eastAsia="zh-CN"/>
        </w:rPr>
        <w:t>[10]</w:t>
      </w:r>
      <w:r>
        <w:rPr>
          <w:lang w:eastAsia="zh-CN"/>
        </w:rPr>
        <w:fldChar w:fldCharType="end"/>
      </w:r>
      <w:r>
        <w:rPr>
          <w:lang w:eastAsia="zh-CN"/>
        </w:rPr>
        <w:t>. The curvature and previewed friction coefficient and grade are shown in Fig. 5. All of these path parameters can be descri</w:t>
      </w:r>
      <w:r w:rsidRPr="005D3D09">
        <w:rPr>
          <w:lang w:eastAsia="zh-CN"/>
        </w:rPr>
        <w:t xml:space="preserve">bed as a function of </w:t>
      </w:r>
      <w:r>
        <w:rPr>
          <w:lang w:eastAsia="zh-CN"/>
        </w:rPr>
        <w:t xml:space="preserve">the path </w:t>
      </w:r>
      <w:r w:rsidRPr="005D3D09">
        <w:rPr>
          <w:lang w:eastAsia="zh-CN"/>
        </w:rPr>
        <w:t>station: κ(s), μ(</w:t>
      </w:r>
      <w:r w:rsidRPr="00341F97">
        <w:rPr>
          <w:lang w:eastAsia="zh-CN"/>
        </w:rPr>
        <w:t>s), θ(s).</w:t>
      </w:r>
      <w:r>
        <w:rPr>
          <w:lang w:eastAsia="zh-CN"/>
        </w:rPr>
        <w:t xml:space="preserve"> The example path where the grade is not zero is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7777777"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(9) and the desired path description, the speed profile can be determined. </w:t>
      </w:r>
      <w:r>
        <w:t>The approach presented in this paper is i</w:t>
      </w:r>
      <w:r>
        <w:rPr>
          <w:lang w:eastAsia="zh-CN"/>
        </w:rPr>
        <w:t xml:space="preserve">nspired by those works: </w:t>
      </w:r>
      <w:r>
        <w:t xml:space="preserve">three passes </w:t>
      </w:r>
      <w:r>
        <w:fldChar w:fldCharType="begin" w:fldLock="1"/>
      </w:r>
      <w: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fldChar w:fldCharType="separate"/>
      </w:r>
      <w:r w:rsidRPr="006B06A7">
        <w:rPr>
          <w:noProof/>
        </w:rPr>
        <w:t>[11]</w:t>
      </w:r>
      <w:r>
        <w:fldChar w:fldCharType="end"/>
      </w:r>
      <w:r>
        <w:t xml:space="preserve">, nonlinear optimization </w:t>
      </w:r>
      <w:r>
        <w:fldChar w:fldCharType="begin" w:fldLock="1"/>
      </w:r>
      <w: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fldChar w:fldCharType="separate"/>
      </w:r>
      <w:r w:rsidRPr="00417A18">
        <w:rPr>
          <w:noProof/>
        </w:rPr>
        <w:t>[3]</w:t>
      </w:r>
      <w:r>
        <w:fldChar w:fldCharType="end"/>
      </w:r>
      <w:r>
        <w:t xml:space="preserve">, segment and iteration </w:t>
      </w:r>
      <w:r>
        <w:fldChar w:fldCharType="begin" w:fldLock="1"/>
      </w:r>
      <w:r>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fldChar w:fldCharType="separate"/>
      </w:r>
      <w:r w:rsidRPr="00FB4CBF">
        <w:rPr>
          <w:noProof/>
        </w:rPr>
        <w:t>[19]</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EA3036" w:rsidRDefault="00EA3036"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EA3036" w:rsidRDefault="00EA3036" w:rsidP="00447691">
                            <w:pPr>
                              <w:pStyle w:val="figurecaption"/>
                              <w:numPr>
                                <w:ilvl w:val="0"/>
                                <w:numId w:val="0"/>
                              </w:numPr>
                              <w:jc w:val="both"/>
                              <w:rPr>
                                <w:lang w:eastAsia="zh-CN"/>
                              </w:rPr>
                            </w:pPr>
                            <w:r>
                              <w:t>Figure 4. A circular</w:t>
                            </w:r>
                            <w:r w:rsidRPr="00B02E4B">
                              <w:t xml:space="preserve"> </w:t>
                            </w:r>
                            <w:r>
                              <w:t>oval smaple path.</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" stroked="f">
                <v:textbox>
                  <w:txbxContent>
                    <w:p w14:paraId="6FDC8326" w14:textId="380612F4" w:rsidR="00EA3036" w:rsidRDefault="00EA3036"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EA3036" w:rsidRDefault="00EA3036" w:rsidP="00447691">
                      <w:pPr>
                        <w:pStyle w:val="figurecaption"/>
                        <w:numPr>
                          <w:ilvl w:val="0"/>
                          <w:numId w:val="0"/>
                        </w:numPr>
                        <w:jc w:val="both"/>
                        <w:rPr>
                          <w:lang w:eastAsia="zh-CN"/>
                        </w:rPr>
                      </w:pPr>
                      <w:r>
                        <w:t>Figure 4. A circular</w:t>
                      </w:r>
                      <w:r w:rsidRPr="00B02E4B">
                        <w:t xml:space="preserve"> </w:t>
                      </w:r>
                      <w:r>
                        <w:t>oval smaple path.</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3C60373C">
                <wp:extent cx="3067050" cy="2902858"/>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028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EA3036" w:rsidRDefault="00EA3036"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2E7860BF" w:rsidR="00EA3036" w:rsidRDefault="00EA3036"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2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" stroked="f">
                <v:textbox>
                  <w:txbxContent>
                    <w:p w14:paraId="7F76D6FC" w14:textId="7E6A8035" w:rsidR="00EA3036" w:rsidRDefault="00EA3036"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2E7860BF" w:rsidR="00EA3036" w:rsidRDefault="00EA3036"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w:t>
                      </w:r>
                    </w:p>
                  </w:txbxContent>
                </v:textbox>
                <w10:anchorlock/>
              </v:shape>
            </w:pict>
          </mc:Fallback>
        </mc:AlternateContent>
      </w:r>
    </w:p>
    <w:p w14:paraId="11328A10" w14:textId="77777777" w:rsidR="000906DE" w:rsidRDefault="000906DE" w:rsidP="000906DE">
      <w:pPr>
        <w:pStyle w:val="BodyText"/>
        <w:rPr>
          <w:lang w:eastAsia="zh-CN"/>
        </w:rPr>
      </w:pPr>
      <w:r>
        <w:rPr>
          <w:lang w:eastAsia="zh-CN"/>
        </w:rPr>
        <w:t>Express the longitudinal acceleration with respect to the station:</w:t>
      </w:r>
    </w:p>
    <w:p w14:paraId="5AE7452D" w14:textId="77777777" w:rsidR="000906DE" w:rsidRDefault="000906DE" w:rsidP="000906DE">
      <w:pPr>
        <w:pStyle w:val="MTDisplayEquation"/>
      </w:pPr>
      <w:r>
        <w:tab/>
      </w:r>
      <w:r w:rsidR="003876D0" w:rsidRPr="0077673A">
        <w:rPr>
          <w:noProof/>
          <w:position w:val="-20"/>
        </w:rPr>
        <w:object w:dxaOrig="2420" w:dyaOrig="540" w14:anchorId="76057F55">
          <v:shape id="_x0000_i1043" type="#_x0000_t75" alt="" style="width:120.9pt;height:27.75pt;mso-width-percent:0;mso-height-percent:0;mso-width-percent:0;mso-height-percent:0" o:ole="">
            <v:imagedata r:id="rId39" o:title=""/>
          </v:shape>
          <o:OLEObject Type="Embed" ProgID="Equation.DSMT4" ShapeID="_x0000_i1043" DrawAspect="Content" ObjectID="_1679997713"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6" w:name="ZEqnNum809437"/>
      <w:r>
        <w:instrText>(</w:instrText>
      </w:r>
      <w:r w:rsidR="003876D0">
        <w:fldChar w:fldCharType="begin"/>
      </w:r>
      <w:r w:rsidR="003876D0">
        <w:instrText xml:space="preserve"> SEQ MTEqn \c \* Arabic \* MERGEFORMAT </w:instrText>
      </w:r>
      <w:r w:rsidR="003876D0">
        <w:fldChar w:fldCharType="separate"/>
      </w:r>
      <w:r>
        <w:rPr>
          <w:noProof/>
        </w:rPr>
        <w:instrText>10</w:instrText>
      </w:r>
      <w:r w:rsidR="003876D0">
        <w:rPr>
          <w:noProof/>
        </w:rPr>
        <w:fldChar w:fldCharType="end"/>
      </w:r>
      <w:r>
        <w:instrText>)</w:instrText>
      </w:r>
      <w:bookmarkEnd w:id="136"/>
      <w:r>
        <w:fldChar w:fldCharType="end"/>
      </w:r>
    </w:p>
    <w:p w14:paraId="7555C67B" w14:textId="77777777" w:rsidR="000906DE" w:rsidRDefault="000906DE" w:rsidP="000906DE">
      <w:pPr>
        <w:pStyle w:val="BodyText"/>
        <w:rPr>
          <w:lang w:eastAsia="zh-CN"/>
        </w:rPr>
      </w:pPr>
      <w:r>
        <w:rPr>
          <w:lang w:eastAsia="zh-CN"/>
        </w:rPr>
        <w:t xml:space="preserve">Substitute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Pr="00F06767">
        <w:rPr>
          <w:iCs/>
          <w:lang w:eastAsia="zh-CN"/>
        </w:rPr>
        <w:instrText>(10)</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Pr="00F06767">
        <w:rPr>
          <w:iCs/>
          <w:lang w:eastAsia="zh-CN"/>
        </w:rPr>
        <w:instrText>(8)</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77777777" w:rsidR="000906DE" w:rsidRDefault="000906DE" w:rsidP="000906DE">
      <w:pPr>
        <w:pStyle w:val="MTDisplayEquation"/>
      </w:pPr>
      <w:r>
        <w:lastRenderedPageBreak/>
        <w:tab/>
      </w:r>
      <w:r w:rsidR="003876D0" w:rsidRPr="00403080">
        <w:rPr>
          <w:noProof/>
          <w:position w:val="-22"/>
        </w:rPr>
        <w:object w:dxaOrig="3940" w:dyaOrig="499" w14:anchorId="6EF199BC">
          <v:shape id="_x0000_i1042" type="#_x0000_t75" alt="" style="width:196.85pt;height:23.8pt;mso-width-percent:0;mso-height-percent:0;mso-width-percent:0;mso-height-percent:0" o:ole="">
            <v:imagedata r:id="rId41" o:title=""/>
          </v:shape>
          <o:OLEObject Type="Embed" ProgID="Equation.DSMT4" ShapeID="_x0000_i1042" DrawAspect="Content" ObjectID="_167999771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7" w:name="ZEqnNum358582"/>
      <w:r>
        <w:instrText>(</w:instrText>
      </w:r>
      <w:r w:rsidR="003876D0">
        <w:fldChar w:fldCharType="begin"/>
      </w:r>
      <w:r w:rsidR="003876D0">
        <w:instrText xml:space="preserve"> SEQ MTEqn \c \* Arabic \* MERGEFORM</w:instrText>
      </w:r>
      <w:r w:rsidR="003876D0">
        <w:instrText xml:space="preserve">AT </w:instrText>
      </w:r>
      <w:r w:rsidR="003876D0">
        <w:fldChar w:fldCharType="separate"/>
      </w:r>
      <w:r>
        <w:rPr>
          <w:noProof/>
        </w:rPr>
        <w:instrText>11</w:instrText>
      </w:r>
      <w:r w:rsidR="003876D0">
        <w:rPr>
          <w:noProof/>
        </w:rPr>
        <w:fldChar w:fldCharType="end"/>
      </w:r>
      <w:r>
        <w:instrText>)</w:instrText>
      </w:r>
      <w:bookmarkEnd w:id="137"/>
      <w:r>
        <w:fldChar w:fldCharType="end"/>
      </w:r>
    </w:p>
    <w:p w14:paraId="4C5A8EE3" w14:textId="77777777" w:rsidR="000906DE" w:rsidRDefault="000906DE" w:rsidP="000906DE">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Pr="00F06767">
        <w:rPr>
          <w:iCs/>
          <w:lang w:eastAsia="zh-CN"/>
        </w:rPr>
        <w:instrText>(11)</w:instrText>
      </w:r>
      <w:r>
        <w:rPr>
          <w:iCs/>
          <w:lang w:eastAsia="zh-CN"/>
        </w:rPr>
        <w:fldChar w:fldCharType="end"/>
      </w:r>
      <w:r>
        <w:rPr>
          <w:iCs/>
          <w:lang w:eastAsia="zh-CN"/>
        </w:rPr>
        <w:fldChar w:fldCharType="end"/>
      </w:r>
      <w:r>
        <w:rPr>
          <w:iCs/>
          <w:lang w:eastAsia="zh-CN"/>
        </w:rPr>
        <w:t xml:space="preserve"> can be solved using a numerical </w:t>
      </w:r>
      <w:r>
        <w:t xml:space="preserve">integration </w:t>
      </w:r>
      <w:r>
        <w:rPr>
          <w:iCs/>
          <w:lang w:eastAsia="zh-CN"/>
        </w:rPr>
        <w:t xml:space="preserve">method as a general analytical solution cannot be found for all cases. </w:t>
      </w:r>
    </w:p>
    <w:p w14:paraId="492868C4" w14:textId="77777777" w:rsidR="000906DE" w:rsidRDefault="000906DE" w:rsidP="000906DE">
      <w:pPr>
        <w:pStyle w:val="MTDisplayEquation"/>
      </w:pPr>
      <w:r>
        <w:tab/>
      </w:r>
      <w:r w:rsidR="003876D0" w:rsidRPr="00403080">
        <w:rPr>
          <w:noProof/>
          <w:position w:val="-22"/>
        </w:rPr>
        <w:object w:dxaOrig="4880" w:dyaOrig="499" w14:anchorId="3C7914A7">
          <v:shape id="_x0000_i1041" type="#_x0000_t75" alt="" style="width:212.05pt;height:21.8pt;mso-width-percent:0;mso-height-percent:0;mso-width-percent:0;mso-height-percent:0" o:ole="">
            <v:imagedata r:id="rId43" o:title=""/>
          </v:shape>
          <o:OLEObject Type="Embed" ProgID="Equation.DSMT4" ShapeID="_x0000_i1041" DrawAspect="Content" ObjectID="_1679997715"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Pr>
          <w:noProof/>
        </w:rPr>
        <w:instrText>12</w:instrText>
      </w:r>
      <w:r w:rsidR="003876D0">
        <w:rPr>
          <w:noProof/>
        </w:rPr>
        <w:fldChar w:fldCharType="end"/>
      </w:r>
      <w:r>
        <w:instrText>)</w:instrText>
      </w:r>
      <w:r>
        <w:fldChar w:fldCharType="end"/>
      </w:r>
    </w:p>
    <w:p w14:paraId="2E47F9ED" w14:textId="77777777" w:rsidR="000906DE" w:rsidRPr="00D963C3" w:rsidRDefault="000906DE" w:rsidP="000906DE">
      <w:pPr>
        <w:pStyle w:val="BodyText"/>
        <w:ind w:firstLine="0"/>
        <w:rPr>
          <w:lang w:eastAsia="zh-CN"/>
        </w:rPr>
      </w:pPr>
      <w:r>
        <w:t xml:space="preserve">where </w:t>
      </w:r>
      <w:r w:rsidR="003876D0" w:rsidRPr="00721EA2">
        <w:rPr>
          <w:noProof/>
          <w:position w:val="-10"/>
        </w:rPr>
        <w:object w:dxaOrig="900" w:dyaOrig="279" w14:anchorId="41E6A283">
          <v:shape id="_x0000_i1040" type="#_x0000_t75" alt="" style="width:44.9pt;height:13.85pt;mso-width-percent:0;mso-height-percent:0;mso-width-percent:0;mso-height-percent:0" o:ole="">
            <v:imagedata r:id="rId45" o:title=""/>
          </v:shape>
          <o:OLEObject Type="Embed" ProgID="Equation.DSMT4" ShapeID="_x0000_i1040" DrawAspect="Content" ObjectID="_1679997716" r:id="rId46"/>
        </w:object>
      </w:r>
      <w:r>
        <w:t xml:space="preserve">. The solution will be accurate enough if </w:t>
      </w:r>
      <w:r>
        <w:rPr>
          <w:rFonts w:hint="eastAsia"/>
          <w:lang w:eastAsia="zh-CN"/>
        </w:rPr>
        <w:t>path</w:t>
      </w:r>
      <w:r>
        <w:t xml:space="preserve"> waypoints are dense, i.e., the </w:t>
      </w:r>
      <w:r w:rsidR="003876D0" w:rsidRPr="00677BA2">
        <w:rPr>
          <w:noProof/>
          <w:position w:val="-6"/>
        </w:rPr>
        <w:object w:dxaOrig="260" w:dyaOrig="240" w14:anchorId="6EFA0FAE">
          <v:shape id="_x0000_i1039" type="#_x0000_t75" alt="" style="width:13.2pt;height:11.9pt;mso-width-percent:0;mso-height-percent:0;mso-width-percent:0;mso-height-percent:0" o:ole="">
            <v:imagedata r:id="rId47" o:title=""/>
          </v:shape>
          <o:OLEObject Type="Embed" ProgID="Equation.DSMT4" ShapeID="_x0000_i1039" DrawAspect="Content" ObjectID="_1679997717" r:id="rId48"/>
        </w:object>
      </w:r>
      <w:r>
        <w:t xml:space="preserve">is small enough. In this paper, we choose </w:t>
      </w:r>
      <w:r w:rsidR="003876D0" w:rsidRPr="00677BA2">
        <w:rPr>
          <w:noProof/>
          <w:position w:val="-6"/>
        </w:rPr>
        <w:object w:dxaOrig="260" w:dyaOrig="240" w14:anchorId="266EAB69">
          <v:shape id="_x0000_i1038" type="#_x0000_t75" alt="" style="width:13.2pt;height:11.9pt;mso-width-percent:0;mso-height-percent:0;mso-width-percent:0;mso-height-percent:0" o:ole="">
            <v:imagedata r:id="rId47" o:title=""/>
          </v:shape>
          <o:OLEObject Type="Embed" ProgID="Equation.DSMT4" ShapeID="_x0000_i1038" DrawAspect="Content" ObjectID="_1679997718" r:id="rId49"/>
        </w:object>
      </w:r>
      <w:r>
        <w:t xml:space="preserve"> smaller than 0.1m. </w:t>
      </w:r>
      <w:r w:rsidRPr="009B09B1">
        <w:rPr>
          <w:lang w:eastAsia="zh-CN"/>
        </w:rPr>
        <w:t>λ</w:t>
      </w:r>
      <w:r w:rsidRPr="009B09B1">
        <w:t>=0.9</w:t>
      </w:r>
      <w:r>
        <w:t>5</w:t>
      </w:r>
      <w:r w:rsidRPr="009B09B1">
        <w:t xml:space="preserve"> is taken.</w:t>
      </w:r>
    </w:p>
    <w:p w14:paraId="0245D5B0" w14:textId="1628AAB2"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F06767">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563F9842" w:rsidR="00F4005A" w:rsidRDefault="00B86B94" w:rsidP="00B86B94">
      <w:pPr>
        <w:pStyle w:val="MTDisplayEquation"/>
      </w:pPr>
      <w:r>
        <w:tab/>
      </w:r>
      <w:r w:rsidR="003876D0" w:rsidRPr="005D39E5">
        <w:rPr>
          <w:noProof/>
          <w:position w:val="-10"/>
        </w:rPr>
        <w:object w:dxaOrig="1860" w:dyaOrig="340" w14:anchorId="2A94DEC0">
          <v:shape id="_x0000_i1037" type="#_x0000_t75" alt="" style="width:85.85pt;height:15.85pt;mso-width-percent:0;mso-height-percent:0;mso-width-percent:0;mso-height-percent:0" o:ole="">
            <v:imagedata r:id="rId50" o:title=""/>
          </v:shape>
          <o:OLEObject Type="Embed" ProgID="Equation.DSMT4" ShapeID="_x0000_i1037" DrawAspect="Content" ObjectID="_1679997719"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8" w:name="ZEqnNum846512"/>
      <w:r>
        <w:instrText>(</w:instrText>
      </w:r>
      <w:r w:rsidR="003876D0">
        <w:fldChar w:fldCharType="begin"/>
      </w:r>
      <w:r w:rsidR="003876D0">
        <w:instrText xml:space="preserve"> SEQ MTEqn \c \* Arabic \* MERGEFORMAT </w:instrText>
      </w:r>
      <w:r w:rsidR="003876D0">
        <w:fldChar w:fldCharType="separate"/>
      </w:r>
      <w:r w:rsidR="00F06767">
        <w:rPr>
          <w:noProof/>
        </w:rPr>
        <w:instrText>13</w:instrText>
      </w:r>
      <w:r w:rsidR="003876D0">
        <w:rPr>
          <w:noProof/>
        </w:rPr>
        <w:fldChar w:fldCharType="end"/>
      </w:r>
      <w:r>
        <w:instrText>)</w:instrText>
      </w:r>
      <w:bookmarkEnd w:id="138"/>
      <w:r>
        <w:fldChar w:fldCharType="end"/>
      </w:r>
    </w:p>
    <w:p w14:paraId="1D49A12D" w14:textId="11D9ACCD" w:rsidR="00BB0675" w:rsidRDefault="00522E6C" w:rsidP="00555280">
      <w:pPr>
        <w:pStyle w:val="BodyText"/>
        <w:rPr>
          <w:lang w:eastAsia="zh-CN"/>
        </w:rPr>
      </w:pPr>
      <w:r>
        <w:rPr>
          <w:lang w:eastAsia="zh-CN"/>
        </w:rPr>
        <w:t xml:space="preserve">Notice that the steady-state speed will be very high when the curvature is small (the curvature is zero for a straight line) and thus a speed limit of </w:t>
      </w:r>
      <w:r w:rsidR="008E4315">
        <w:rPr>
          <w:lang w:eastAsia="zh-CN"/>
        </w:rPr>
        <w:t>5</w:t>
      </w:r>
      <w:r w:rsidR="00033477">
        <w:rPr>
          <w:lang w:eastAsia="zh-CN"/>
        </w:rPr>
        <w:t>5</w:t>
      </w:r>
      <w:r>
        <w:rPr>
          <w:lang w:eastAsia="zh-CN"/>
        </w:rPr>
        <w:t>m/s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0318A606" w:rsidR="008F4D34" w:rsidRDefault="00E62351" w:rsidP="00E62351">
      <w:pPr>
        <w:pStyle w:val="MTDisplayEquation"/>
        <w:ind w:firstLine="0"/>
      </w:pPr>
      <w:r>
        <w:tab/>
      </w:r>
      <w:r w:rsidR="003876D0" w:rsidRPr="00925CD3">
        <w:rPr>
          <w:noProof/>
          <w:position w:val="-22"/>
        </w:rPr>
        <w:object w:dxaOrig="4760" w:dyaOrig="499" w14:anchorId="1A1FF39A">
          <v:shape id="_x0000_i1036" type="#_x0000_t75" alt="" style="width:214.7pt;height:21.8pt;mso-width-percent:0;mso-height-percent:0;mso-width-percent:0;mso-height-percent:0" o:ole="">
            <v:imagedata r:id="rId52" o:title=""/>
          </v:shape>
          <o:OLEObject Type="Embed" ProgID="Equation.DSMT4" ShapeID="_x0000_i1036" DrawAspect="Content" ObjectID="_1679997720"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sidR="00F06767">
        <w:rPr>
          <w:noProof/>
        </w:rPr>
        <w:instrText>14</w:instrText>
      </w:r>
      <w:r w:rsidR="003876D0">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7D448D46" w:rsidR="00F6120E" w:rsidRDefault="0083547E" w:rsidP="0083547E">
      <w:pPr>
        <w:pStyle w:val="MTDisplayEquation"/>
      </w:pPr>
      <w:r>
        <w:tab/>
      </w:r>
      <w:r w:rsidR="003876D0" w:rsidRPr="00925CD3">
        <w:rPr>
          <w:noProof/>
          <w:position w:val="-20"/>
        </w:rPr>
        <w:object w:dxaOrig="4160" w:dyaOrig="460" w14:anchorId="7340C37C">
          <v:shape id="_x0000_i1035" type="#_x0000_t75" alt="" style="width:208.05pt;height:23.1pt;mso-width-percent:0;mso-height-percent:0;mso-width-percent:0;mso-height-percent:0" o:ole="">
            <v:imagedata r:id="rId54" o:title=""/>
          </v:shape>
          <o:OLEObject Type="Embed" ProgID="Equation.DSMT4" ShapeID="_x0000_i1035" DrawAspect="Content" ObjectID="_1679997721"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sidR="00F06767">
        <w:rPr>
          <w:noProof/>
        </w:rPr>
        <w:instrText>15</w:instrText>
      </w:r>
      <w:r w:rsidR="003876D0">
        <w:rPr>
          <w:noProof/>
        </w:rPr>
        <w:fldChar w:fldCharType="end"/>
      </w:r>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r>
        <w:rPr>
          <w:noProof/>
        </w:rPr>
        <mc:AlternateContent>
          <mc:Choice Requires="wps">
            <w:drawing>
              <wp:inline distT="0" distB="0" distL="0" distR="0" wp14:anchorId="50D8E74D" wp14:editId="21B1169A">
                <wp:extent cx="3080084" cy="3790950"/>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90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EA3036" w:rsidRDefault="00EA3036"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EA3036" w:rsidRDefault="00EA3036"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EA3036" w:rsidRDefault="00EA3036" w:rsidP="004220F7">
                            <w:pPr>
                              <w:pStyle w:val="figurecaption"/>
                              <w:numPr>
                                <w:ilvl w:val="0"/>
                                <w:numId w:val="0"/>
                              </w:numPr>
                              <w:jc w:val="both"/>
                              <w:rPr>
                                <w:lang w:eastAsia="zh-CN"/>
                              </w:rPr>
                            </w:pPr>
                            <w:r>
                              <w:t xml:space="preserve">Figure 6. (a) The intermediate and final results of the speed profile of the computation algorithm. (b) The acceleration of the speed profile.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" stroked="f">
                <v:textbox>
                  <w:txbxContent>
                    <w:p w14:paraId="700BCCB8" w14:textId="1039A909" w:rsidR="00EA3036" w:rsidRDefault="00EA3036"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EA3036" w:rsidRDefault="00EA3036"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EA3036" w:rsidRDefault="00EA3036" w:rsidP="004220F7">
                      <w:pPr>
                        <w:pStyle w:val="figurecaption"/>
                        <w:numPr>
                          <w:ilvl w:val="0"/>
                          <w:numId w:val="0"/>
                        </w:numPr>
                        <w:jc w:val="both"/>
                        <w:rPr>
                          <w:lang w:eastAsia="zh-CN"/>
                        </w:rPr>
                      </w:pPr>
                      <w:r>
                        <w:t xml:space="preserve">Figure 6. (a) The intermediate and final results of the speed profile of the computation algorithm. (b) The acceleration of the speed profile. </w:t>
                      </w:r>
                    </w:p>
                  </w:txbxContent>
                </v:textbox>
                <w10:anchorlock/>
              </v:shape>
            </w:pict>
          </mc:Fallback>
        </mc:AlternateContent>
      </w:r>
    </w:p>
    <w:p w14:paraId="0461DB66" w14:textId="0AE5325D"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3876D0" w:rsidRPr="00325CB3">
        <w:rPr>
          <w:noProof/>
          <w:position w:val="-12"/>
          <w:lang w:eastAsia="zh-CN"/>
        </w:rPr>
        <w:object w:dxaOrig="660" w:dyaOrig="340" w14:anchorId="3233FE5B">
          <v:shape id="_x0000_i1034" type="#_x0000_t75" alt="" style="width:33.05pt;height:17.15pt;mso-width-percent:0;mso-height-percent:0;mso-width-percent:0;mso-height-percent:0" o:ole="">
            <v:imagedata r:id="rId58" o:title=""/>
          </v:shape>
          <o:OLEObject Type="Embed" ProgID="Equation.DSMT4" ShapeID="_x0000_i1034" DrawAspect="Content" ObjectID="_1679997722" r:id="rId59"/>
        </w:object>
      </w:r>
      <w:r w:rsidR="002F16CF">
        <w:rPr>
          <w:lang w:eastAsia="zh-CN"/>
        </w:rPr>
        <w:t xml:space="preserve"> is </w:t>
      </w:r>
      <w:proofErr w:type="spellStart"/>
      <w:r w:rsidR="002F16CF">
        <w:rPr>
          <w:lang w:eastAsia="zh-CN"/>
        </w:rPr>
        <w:t>bouned</w:t>
      </w:r>
      <w:proofErr w:type="spellEnd"/>
      <w:r w:rsidR="002F16CF">
        <w:rPr>
          <w:lang w:eastAsia="zh-CN"/>
        </w:rPr>
        <w:t xml:space="preserve"> by</w:t>
      </w:r>
      <w:r w:rsidR="00C01EAC">
        <w:rPr>
          <w:lang w:eastAsia="zh-CN"/>
        </w:rPr>
        <w:t xml:space="preserve"> friction limit acceleration </w:t>
      </w:r>
      <w:proofErr w:type="spellStart"/>
      <w:r w:rsidR="00325CB3" w:rsidRPr="00325CB3">
        <w:rPr>
          <w:i/>
          <w:iCs/>
          <w:lang w:eastAsia="zh-CN"/>
        </w:rPr>
        <w:t>μg</w:t>
      </w:r>
      <w:proofErr w:type="spellEnd"/>
      <w:r w:rsidR="00325CB3">
        <w:rPr>
          <w:lang w:eastAsia="zh-CN"/>
        </w:rPr>
        <w:t xml:space="preserve"> </w:t>
      </w:r>
      <w:r w:rsidR="00756520">
        <w:rPr>
          <w:lang w:eastAsia="zh-CN"/>
        </w:rPr>
        <w:t>except at the location where</w:t>
      </w:r>
      <w:r w:rsidR="00C01EAC">
        <w:rPr>
          <w:lang w:eastAsia="zh-CN"/>
        </w:rPr>
        <w:t xml:space="preserve"> path grade</w:t>
      </w:r>
      <w:r w:rsidR="00756520">
        <w:rPr>
          <w:lang w:eastAsia="zh-CN"/>
        </w:rPr>
        <w:t xml:space="preserve"> is not zero</w:t>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51B555F5" w:rsidR="00C2692F" w:rsidRDefault="00CF702C" w:rsidP="00C2692F">
      <w:pPr>
        <w:pStyle w:val="Heading1"/>
        <w:spacing w:before="120" w:after="120"/>
      </w:pPr>
      <w:r>
        <w:t xml:space="preserve">Calculation of Minimum </w:t>
      </w:r>
      <w:r w:rsidR="005A4B86">
        <w:t xml:space="preserve">Preview Distance </w:t>
      </w:r>
    </w:p>
    <w:p w14:paraId="668E24B8" w14:textId="3EEC8D4F" w:rsidR="00387331" w:rsidRDefault="00387331" w:rsidP="00C2692F">
      <w:pPr>
        <w:pStyle w:val="BodyText"/>
        <w:rPr>
          <w:lang w:eastAsia="zh-CN"/>
        </w:rPr>
      </w:pPr>
      <w:r>
        <w:rPr>
          <w:lang w:eastAsia="zh-CN"/>
        </w:rPr>
        <w:t>When a vehicle query friction preview 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The </w:t>
      </w:r>
      <w:r w:rsidR="003F2F80">
        <w:rPr>
          <w:lang w:eastAsia="zh-CN"/>
        </w:rPr>
        <w:t xml:space="preserve">longer preview distance involves </w:t>
      </w:r>
      <w:r w:rsidR="00811F4E">
        <w:rPr>
          <w:lang w:eastAsia="zh-CN"/>
        </w:rPr>
        <w:t xml:space="preserve">more data </w:t>
      </w:r>
      <w:r w:rsidR="00C36BF5">
        <w:rPr>
          <w:lang w:eastAsia="zh-CN"/>
        </w:rPr>
        <w:t>transmitting which</w:t>
      </w:r>
      <w:r w:rsidR="00811F4E">
        <w:rPr>
          <w:lang w:eastAsia="zh-CN"/>
        </w:rPr>
        <w:t xml:space="preserve"> re</w:t>
      </w:r>
      <w:r w:rsidR="00E022D5">
        <w:rPr>
          <w:lang w:eastAsia="zh-CN"/>
        </w:rPr>
        <w:t>s</w:t>
      </w:r>
      <w:r w:rsidR="00811F4E">
        <w:rPr>
          <w:lang w:eastAsia="zh-CN"/>
        </w:rPr>
        <w:t>ult</w:t>
      </w:r>
      <w:r w:rsidR="00DB41CE">
        <w:rPr>
          <w:lang w:eastAsia="zh-CN"/>
        </w:rPr>
        <w:t>s</w:t>
      </w:r>
      <w:r w:rsidR="00811F4E">
        <w:rPr>
          <w:lang w:eastAsia="zh-CN"/>
        </w:rPr>
        <w:t xml:space="preserve"> in more time de</w:t>
      </w:r>
      <w:r w:rsidR="00DB41CE">
        <w:rPr>
          <w:lang w:eastAsia="zh-CN"/>
        </w:rPr>
        <w:t>la</w:t>
      </w:r>
      <w:r w:rsidR="00811F4E">
        <w:rPr>
          <w:lang w:eastAsia="zh-CN"/>
        </w:rPr>
        <w:t>y</w:t>
      </w:r>
      <w:r w:rsidR="00074D5D">
        <w:rPr>
          <w:lang w:eastAsia="zh-CN"/>
        </w:rPr>
        <w:t xml:space="preserve"> and data cost</w:t>
      </w:r>
      <w:r w:rsidR="00811F4E">
        <w:rPr>
          <w:lang w:eastAsia="zh-CN"/>
        </w:rPr>
        <w:t xml:space="preserve">, but </w:t>
      </w:r>
      <w:r w:rsidR="00727801">
        <w:rPr>
          <w:lang w:eastAsia="zh-CN"/>
        </w:rPr>
        <w:t>with</w:t>
      </w:r>
      <w:r w:rsidR="00811F4E">
        <w:rPr>
          <w:lang w:eastAsia="zh-CN"/>
        </w:rPr>
        <w:t xml:space="preserve"> </w:t>
      </w:r>
      <w:r w:rsidR="00727801">
        <w:rPr>
          <w:lang w:eastAsia="zh-CN"/>
        </w:rPr>
        <w:t xml:space="preserve">a </w:t>
      </w:r>
      <w:r w:rsidR="007F6777">
        <w:rPr>
          <w:lang w:eastAsia="zh-CN"/>
        </w:rPr>
        <w:t>shorter preview distance</w:t>
      </w:r>
      <w:r w:rsidR="00727801">
        <w:rPr>
          <w:lang w:eastAsia="zh-CN"/>
        </w:rPr>
        <w:t>,</w:t>
      </w:r>
      <w:r w:rsidR="00811F4E">
        <w:rPr>
          <w:lang w:eastAsia="zh-CN"/>
        </w:rPr>
        <w:t xml:space="preserve"> </w:t>
      </w:r>
      <w:r w:rsidR="00727801">
        <w:rPr>
          <w:lang w:eastAsia="zh-CN"/>
        </w:rPr>
        <w:t>a</w:t>
      </w:r>
      <w:r w:rsidR="00811F4E">
        <w:rPr>
          <w:lang w:eastAsia="zh-CN"/>
        </w:rPr>
        <w:t xml:space="preserve"> vehicle could 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way to</w:t>
      </w:r>
      <w:r w:rsidR="00FB1AFC">
        <w:rPr>
          <w:lang w:eastAsia="zh-CN"/>
        </w:rPr>
        <w:t xml:space="preserve"> determine </w:t>
      </w:r>
      <w:r w:rsidR="003916C9">
        <w:rPr>
          <w:lang w:eastAsia="zh-CN"/>
        </w:rPr>
        <w:t xml:space="preserve">the minimum </w:t>
      </w:r>
      <w:r w:rsidR="00EE38DD">
        <w:t>friction preview distance</w:t>
      </w:r>
      <w:r w:rsidR="00C22EBE">
        <w:t xml:space="preserve"> </w:t>
      </w:r>
      <w:r w:rsidR="00CC1AF4">
        <w:t xml:space="preserve">for </w:t>
      </w:r>
      <w:r w:rsidR="008331FF">
        <w:t xml:space="preserve">a </w:t>
      </w:r>
      <w:proofErr w:type="gramStart"/>
      <w:r w:rsidR="00CC1AF4">
        <w:t>zero</w:t>
      </w:r>
      <w:r w:rsidR="001150CB">
        <w:t xml:space="preserve"> </w:t>
      </w:r>
      <w:r w:rsidR="00CC1AF4">
        <w:t>grade</w:t>
      </w:r>
      <w:proofErr w:type="gramEnd"/>
      <w:r w:rsidR="00CC1AF4">
        <w:t xml:space="preserve"> case </w:t>
      </w:r>
      <w:r w:rsidR="00B45F70">
        <w:t xml:space="preserve">so that </w:t>
      </w:r>
      <w:r w:rsidR="00312FAF">
        <w:t>a vehicle</w:t>
      </w:r>
      <w:r w:rsidR="00B45F70">
        <w:t xml:space="preserve">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46AF3AF5"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road with a constant road-tire friction coefficient value</w:t>
      </w:r>
      <w:r w:rsidR="00106E49">
        <w:rPr>
          <w:lang w:eastAsia="zh-CN"/>
        </w:rPr>
        <w:t xml:space="preserve">, i.e. </w:t>
      </w:r>
      <w:proofErr w:type="spellStart"/>
      <w:r w:rsidR="00F86FE7" w:rsidRPr="00F86FE7">
        <w:rPr>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09AEF38F"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F06767">
        <w:rPr>
          <w:lang w:eastAsia="zh-CN"/>
        </w:rPr>
        <w:t>II</w:t>
      </w:r>
      <w:r w:rsidRPr="003659A3">
        <w:rPr>
          <w:lang w:eastAsia="zh-CN"/>
        </w:rPr>
        <w:fldChar w:fldCharType="end"/>
      </w:r>
      <w:r w:rsidRPr="003659A3">
        <w:rPr>
          <w:lang w:eastAsia="zh-CN"/>
        </w:rPr>
        <w:t>.B indicate</w:t>
      </w:r>
      <w:r w:rsidR="00B06BFA" w:rsidRPr="003659A3">
        <w:rPr>
          <w:lang w:eastAsia="zh-CN"/>
        </w:rPr>
        <w:t>s</w:t>
      </w:r>
      <w:r w:rsidRPr="003659A3">
        <w:rPr>
          <w:lang w:eastAsia="zh-CN"/>
        </w:rPr>
        <w:t xml:space="preserve"> </w:t>
      </w:r>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lastRenderedPageBreak/>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could allow the most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F06767">
        <w:rPr>
          <w:lang w:eastAsia="zh-CN"/>
        </w:rPr>
        <w:instrText>(11)</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B14586" w:rsidRPr="00BA4360">
        <w:rPr>
          <w:lang w:eastAsia="zh-CN"/>
        </w:rPr>
        <w:t>the</w:t>
      </w:r>
      <w:r w:rsidR="00EA6777">
        <w:rPr>
          <w:lang w:eastAsia="zh-CN"/>
        </w:rPr>
        <w:t xml:space="preserve"> path with</w:t>
      </w:r>
      <w:r w:rsidR="00B14586">
        <w:rPr>
          <w:iCs/>
          <w:lang w:eastAsia="zh-CN"/>
        </w:rPr>
        <w:t xml:space="preserve"> larger curvature</w:t>
      </w:r>
      <w:r w:rsidR="00EA6777">
        <w:rPr>
          <w:iCs/>
          <w:lang w:eastAsia="zh-CN"/>
        </w:rPr>
        <w:t xml:space="preserve"> has </w:t>
      </w:r>
      <w:r w:rsidR="007675F1">
        <w:rPr>
          <w:iCs/>
          <w:lang w:eastAsia="zh-CN"/>
        </w:rPr>
        <w:t>a s</w:t>
      </w:r>
      <w:r w:rsidR="00B14586">
        <w:rPr>
          <w:iCs/>
          <w:lang w:eastAsia="zh-CN"/>
        </w:rPr>
        <w:t xml:space="preserve">maller </w:t>
      </w:r>
      <w:r w:rsidR="00550460">
        <w:rPr>
          <w:iCs/>
          <w:lang w:eastAsia="zh-CN"/>
        </w:rPr>
        <w:t>maximum</w:t>
      </w:r>
      <w:r w:rsidR="00B14586">
        <w:rPr>
          <w:iCs/>
          <w:lang w:eastAsia="zh-CN"/>
        </w:rPr>
        <w:t xml:space="preserve"> permissible initial speed. And for a given initial speed, </w:t>
      </w:r>
      <w:r w:rsidR="00A168F5">
        <w:rPr>
          <w:iCs/>
          <w:lang w:eastAsia="zh-CN"/>
        </w:rPr>
        <w:t xml:space="preserve">a </w:t>
      </w:r>
      <w:r w:rsidR="00B757E3">
        <w:rPr>
          <w:iCs/>
          <w:lang w:eastAsia="zh-CN"/>
        </w:rPr>
        <w:t xml:space="preserve">larger curvature </w:t>
      </w:r>
      <w:r w:rsidR="00496C1E">
        <w:rPr>
          <w:iCs/>
          <w:lang w:eastAsia="zh-CN"/>
        </w:rPr>
        <w:t>path</w:t>
      </w:r>
      <w:r w:rsidR="00B757E3">
        <w:rPr>
          <w:iCs/>
          <w:lang w:eastAsia="zh-CN"/>
        </w:rPr>
        <w:t xml:space="preserve"> </w:t>
      </w:r>
      <w:r w:rsidR="00496C1E">
        <w:rPr>
          <w:iCs/>
          <w:lang w:eastAsia="zh-CN"/>
        </w:rPr>
        <w:t>results in</w:t>
      </w:r>
      <w:r w:rsidR="00B757E3">
        <w:rPr>
          <w:iCs/>
          <w:lang w:eastAsia="zh-CN"/>
        </w:rPr>
        <w:t xml:space="preserve"> </w:t>
      </w:r>
      <w:r w:rsidR="00A168F5">
        <w:rPr>
          <w:iCs/>
          <w:lang w:eastAsia="zh-CN"/>
        </w:rPr>
        <w:t>a</w:t>
      </w:r>
      <w:r w:rsidR="00E03A71">
        <w:rPr>
          <w:iCs/>
          <w:lang w:eastAsia="zh-CN"/>
        </w:rPr>
        <w:t xml:space="preserve"> s</w:t>
      </w:r>
      <w:r w:rsidR="00B33055">
        <w:rPr>
          <w:iCs/>
          <w:lang w:eastAsia="zh-CN"/>
        </w:rPr>
        <w:t>ma</w:t>
      </w:r>
      <w:r w:rsidR="00E03A71">
        <w:rPr>
          <w:iCs/>
          <w:lang w:eastAsia="zh-CN"/>
        </w:rPr>
        <w:t>ller deceleration and thereby a</w:t>
      </w:r>
      <w:r w:rsidR="00A168F5">
        <w:rPr>
          <w:iCs/>
          <w:lang w:eastAsia="zh-CN"/>
        </w:rPr>
        <w:t xml:space="preserve"> </w:t>
      </w:r>
      <w:r w:rsidR="00B757E3">
        <w:rPr>
          <w:iCs/>
          <w:lang w:eastAsia="zh-CN"/>
        </w:rPr>
        <w:t>longer stop distance</w:t>
      </w:r>
      <w:r w:rsidR="00F57FE1">
        <w:rPr>
          <w:iCs/>
          <w:lang w:eastAsia="zh-CN"/>
        </w:rPr>
        <w:t xml:space="preserve">. </w:t>
      </w:r>
      <w:r w:rsidR="00690481">
        <w:rPr>
          <w:iCs/>
          <w:lang w:eastAsia="zh-CN"/>
        </w:rPr>
        <w:t>With this analysis</w:t>
      </w:r>
      <w:r w:rsidR="00410784">
        <w:rPr>
          <w:iCs/>
          <w:lang w:eastAsia="zh-CN"/>
        </w:rPr>
        <w:t xml:space="preserve">, the </w:t>
      </w:r>
      <w:r w:rsidR="00F57FE1">
        <w:rPr>
          <w:lang w:eastAsia="zh-CN"/>
        </w:rPr>
        <w:t>most critical scenario</w:t>
      </w:r>
      <w:r w:rsidR="00A11908">
        <w:rPr>
          <w:lang w:eastAsia="zh-CN"/>
        </w:rPr>
        <w:t xml:space="preserve"> is that </w:t>
      </w:r>
      <w:r w:rsidR="005A179D">
        <w:rPr>
          <w:lang w:eastAsia="zh-CN"/>
        </w:rPr>
        <w:t>a vehicle driving at the speed limit</w:t>
      </w:r>
      <w:r w:rsidR="00393387">
        <w:rPr>
          <w:lang w:eastAsia="zh-CN"/>
        </w:rPr>
        <w:t xml:space="preserve"> </w:t>
      </w:r>
      <w:r w:rsidR="00393387" w:rsidRPr="003A3E0C">
        <w:rPr>
          <w:i/>
          <w:iCs/>
          <w:lang w:eastAsia="zh-CN"/>
        </w:rPr>
        <w:t>U</w:t>
      </w:r>
      <w:r w:rsidR="00393387" w:rsidRPr="003A3E0C">
        <w:rPr>
          <w:i/>
          <w:iCs/>
          <w:vertAlign w:val="subscript"/>
          <w:lang w:eastAsia="zh-CN"/>
        </w:rPr>
        <w:t>x0</w:t>
      </w:r>
      <w:r w:rsidR="005A179D" w:rsidRPr="003A3E0C">
        <w:rPr>
          <w:i/>
          <w:iCs/>
          <w:lang w:eastAsia="zh-CN"/>
        </w:rPr>
        <w:t xml:space="preserve"> </w:t>
      </w:r>
      <w:r w:rsidR="003A1796">
        <w:rPr>
          <w:lang w:eastAsia="zh-CN"/>
        </w:rPr>
        <w:t xml:space="preserve">at </w:t>
      </w:r>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then</w:t>
      </w:r>
      <w:r w:rsidR="003A1796">
        <w:rPr>
          <w:lang w:eastAsia="zh-CN"/>
        </w:rPr>
        <w:t xml:space="preserve"> enter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 at the arc segment</w:t>
      </w:r>
      <w:r w:rsidR="00F8348A">
        <w:rPr>
          <w:lang w:eastAsia="zh-CN"/>
        </w:rPr>
        <w:t>, which is</w:t>
      </w:r>
      <w:r w:rsidR="00F376F1">
        <w:rPr>
          <w:lang w:eastAsia="zh-CN"/>
        </w:rPr>
        <w:t xml:space="preserve"> pretty similar to a highway off-ramp road and is</w:t>
      </w:r>
      <w:r w:rsidR="00F8348A">
        <w:rPr>
          <w:lang w:eastAsia="zh-CN"/>
        </w:rPr>
        <w:t xml:space="preserve">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9BF1B" w14:textId="2D40E912" w:rsidR="00EA3036" w:rsidRDefault="00EA3036" w:rsidP="00FD7F52">
                            <w:pPr>
                              <w:pStyle w:val="figurecaption"/>
                              <w:numPr>
                                <w:ilvl w:val="0"/>
                                <w:numId w:val="0"/>
                              </w:numPr>
                              <w:spacing w:before="0" w:after="120"/>
                              <w:ind w:leftChars="-1" w:left="-2"/>
                            </w:pPr>
                            <w:r w:rsidRPr="000516CC">
                              <w:drawing>
                                <wp:inline distT="0" distB="0" distL="0" distR="0" wp14:anchorId="2462997E" wp14:editId="2C40E866">
                                  <wp:extent cx="2807044" cy="114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0">
                                            <a:extLst>
                                              <a:ext uri="{28A0092B-C50C-407E-A947-70E740481C1C}">
                                                <a14:useLocalDpi xmlns:a14="http://schemas.microsoft.com/office/drawing/2010/main" val="0"/>
                                              </a:ext>
                                            </a:extLst>
                                          </a:blip>
                                          <a:srcRect l="4885" r="4425"/>
                                          <a:stretch/>
                                        </pic:blipFill>
                                        <pic:spPr bwMode="auto">
                                          <a:xfrm>
                                            <a:off x="0" y="0"/>
                                            <a:ext cx="2819960" cy="1149173"/>
                                          </a:xfrm>
                                          <a:prstGeom prst="rect">
                                            <a:avLst/>
                                          </a:prstGeom>
                                          <a:noFill/>
                                          <a:ln>
                                            <a:noFill/>
                                          </a:ln>
                                          <a:extLst>
                                            <a:ext uri="{53640926-AAD7-44D8-BBD7-CCE9431645EC}">
                                              <a14:shadowObscured xmlns:a14="http://schemas.microsoft.com/office/drawing/2010/main"/>
                                            </a:ext>
                                          </a:extLst>
                                        </pic:spPr>
                                      </pic:pic>
                                    </a:graphicData>
                                  </a:graphic>
                                </wp:inline>
                              </w:drawing>
                            </w:r>
                          </w:p>
                          <w:p w14:paraId="40C4F1DE" w14:textId="253088BD" w:rsidR="00EA3036" w:rsidRDefault="00EA3036"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" stroked="f">
                <v:textbox>
                  <w:txbxContent>
                    <w:p w14:paraId="49D9BF1B" w14:textId="2D40E912" w:rsidR="00EA3036" w:rsidRDefault="00EA3036" w:rsidP="00FD7F52">
                      <w:pPr>
                        <w:pStyle w:val="figurecaption"/>
                        <w:numPr>
                          <w:ilvl w:val="0"/>
                          <w:numId w:val="0"/>
                        </w:numPr>
                        <w:spacing w:before="0" w:after="120"/>
                        <w:ind w:leftChars="-1" w:left="-2"/>
                      </w:pPr>
                      <w:r w:rsidRPr="000516CC">
                        <w:drawing>
                          <wp:inline distT="0" distB="0" distL="0" distR="0" wp14:anchorId="2462997E" wp14:editId="2C40E866">
                            <wp:extent cx="2807044" cy="114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0">
                                      <a:extLst>
                                        <a:ext uri="{28A0092B-C50C-407E-A947-70E740481C1C}">
                                          <a14:useLocalDpi xmlns:a14="http://schemas.microsoft.com/office/drawing/2010/main" val="0"/>
                                        </a:ext>
                                      </a:extLst>
                                    </a:blip>
                                    <a:srcRect l="4885" r="4425"/>
                                    <a:stretch/>
                                  </pic:blipFill>
                                  <pic:spPr bwMode="auto">
                                    <a:xfrm>
                                      <a:off x="0" y="0"/>
                                      <a:ext cx="2819960" cy="1149173"/>
                                    </a:xfrm>
                                    <a:prstGeom prst="rect">
                                      <a:avLst/>
                                    </a:prstGeom>
                                    <a:noFill/>
                                    <a:ln>
                                      <a:noFill/>
                                    </a:ln>
                                    <a:extLst>
                                      <a:ext uri="{53640926-AAD7-44D8-BBD7-CCE9431645EC}">
                                        <a14:shadowObscured xmlns:a14="http://schemas.microsoft.com/office/drawing/2010/main"/>
                                      </a:ext>
                                    </a:extLst>
                                  </pic:spPr>
                                </pic:pic>
                              </a:graphicData>
                            </a:graphic>
                          </wp:inline>
                        </w:drawing>
                      </w:r>
                    </w:p>
                    <w:p w14:paraId="40C4F1DE" w14:textId="253088BD" w:rsidR="00EA3036" w:rsidRDefault="00EA3036" w:rsidP="00963227">
                      <w:pPr>
                        <w:pStyle w:val="figurecaption"/>
                        <w:numPr>
                          <w:ilvl w:val="0"/>
                          <w:numId w:val="0"/>
                        </w:numPr>
                        <w:jc w:val="both"/>
                      </w:pPr>
                      <w:r>
                        <w:t xml:space="preserve">Figure 7. </w:t>
                      </w:r>
                      <w:r w:rsidRPr="00D37340">
                        <w:t xml:space="preserve">The scenario where a vehicle decelerates starts from a line segment with an initial speed </w:t>
                      </w:r>
                      <w:r w:rsidRPr="00FC5C53">
                        <w:rPr>
                          <w:i/>
                          <w:iCs/>
                        </w:rPr>
                        <w:t>U</w:t>
                      </w:r>
                      <w:r w:rsidRPr="00FC5C53">
                        <w:rPr>
                          <w:i/>
                          <w:iCs/>
                          <w:vertAlign w:val="subscript"/>
                        </w:rPr>
                        <w:t>x0</w:t>
                      </w:r>
                      <w:r>
                        <w:t xml:space="preserve">, then enters a piral segment with length </w:t>
                      </w:r>
                      <w:r w:rsidRPr="00385EAF">
                        <w:rPr>
                          <w:i/>
                          <w:iCs/>
                        </w:rPr>
                        <w:t>d</w:t>
                      </w:r>
                      <w:r w:rsidRPr="00385EAF">
                        <w:rPr>
                          <w:i/>
                          <w:iCs/>
                          <w:vertAlign w:val="subscript"/>
                        </w:rPr>
                        <w:t>s</w:t>
                      </w:r>
                      <w:r>
                        <w:t xml:space="preserve">, and finally stops at the arc segment with radius </w:t>
                      </w:r>
                      <w:r w:rsidRPr="00385EAF">
                        <w:rPr>
                          <w:i/>
                          <w:iCs/>
                        </w:rPr>
                        <w:t>R</w:t>
                      </w:r>
                      <w:r w:rsidRPr="00385EAF">
                        <w:rPr>
                          <w:i/>
                          <w:iCs/>
                          <w:vertAlign w:val="subscript"/>
                        </w:rPr>
                        <w:t>c</w:t>
                      </w:r>
                      <w:r w:rsidRPr="00385EAF">
                        <w:rPr>
                          <w:i/>
                          <w:iCs/>
                        </w:rPr>
                        <w:t>=1/</w:t>
                      </w:r>
                      <w:r w:rsidRPr="00385EAF">
                        <w:rPr>
                          <w:i/>
                          <w:iCs/>
                          <w:lang w:eastAsia="zh-CN"/>
                        </w:rPr>
                        <w:t>κ</w:t>
                      </w:r>
                      <w:r w:rsidRPr="00385EAF">
                        <w:rPr>
                          <w:i/>
                          <w:iCs/>
                          <w:vertAlign w:val="subscript"/>
                        </w:rPr>
                        <w:t>c</w:t>
                      </w:r>
                      <w:r>
                        <w:t xml:space="preserve">. (this description is not clear. Can say: the most critical scenario is that a vehicle </w:t>
                      </w:r>
                      <w:r w:rsidRPr="00D37340">
                        <w:t xml:space="preserve">decelerates with an initial speed </w:t>
                      </w:r>
                      <w:r w:rsidRPr="00FC5C53">
                        <w:rPr>
                          <w:i/>
                          <w:iCs/>
                        </w:rPr>
                        <w:t>U</w:t>
                      </w:r>
                      <w:r w:rsidRPr="00FC5C53">
                        <w:rPr>
                          <w:i/>
                          <w:iCs/>
                          <w:vertAlign w:val="subscript"/>
                        </w:rPr>
                        <w:t>x0</w:t>
                      </w:r>
                      <w:r>
                        <w:t>, finally stop at the red point)</w:t>
                      </w:r>
                    </w:p>
                  </w:txbxContent>
                </v:textbox>
                <w10:anchorlock/>
              </v:shape>
            </w:pict>
          </mc:Fallback>
        </mc:AlternateContent>
      </w:r>
    </w:p>
    <w:p w14:paraId="02056E6C" w14:textId="0C2F8374" w:rsidR="0029798A" w:rsidRDefault="00F82610" w:rsidP="00274742">
      <w:pPr>
        <w:pStyle w:val="BodyText"/>
        <w:rPr>
          <w:strike/>
          <w:lang w:eastAsia="zh-CN"/>
        </w:rPr>
      </w:pPr>
      <w:r>
        <w:rPr>
          <w:lang w:eastAsia="zh-CN"/>
        </w:rPr>
        <w:t xml:space="preserve">Now the task is to </w:t>
      </w:r>
      <w:r w:rsidR="00AF418E">
        <w:rPr>
          <w:lang w:eastAsia="zh-CN"/>
        </w:rPr>
        <w:t>analyze</w:t>
      </w:r>
      <w:r>
        <w:rPr>
          <w:lang w:eastAsia="zh-CN"/>
        </w:rPr>
        <w:t xml:space="preserve"> the </w:t>
      </w:r>
      <w:r w:rsidR="0038031A">
        <w:rPr>
          <w:lang w:eastAsia="zh-CN"/>
        </w:rPr>
        <w:t>deceleration behavior</w:t>
      </w:r>
      <w:r w:rsidR="00DF1D1D">
        <w:rPr>
          <w:lang w:eastAsia="zh-CN"/>
        </w:rPr>
        <w:t xml:space="preserve"> at </w:t>
      </w:r>
      <w:r w:rsidR="00A40C9A">
        <w:rPr>
          <w:lang w:eastAsia="zh-CN"/>
        </w:rPr>
        <w:t>each</w:t>
      </w:r>
      <w:r w:rsidR="00DF1D1D">
        <w:rPr>
          <w:lang w:eastAsia="zh-CN"/>
        </w:rPr>
        <w:t xml:space="preserve"> </w:t>
      </w:r>
      <w:r w:rsidR="00A40C9A">
        <w:rPr>
          <w:lang w:eastAsia="zh-CN"/>
        </w:rPr>
        <w:t xml:space="preserve">path </w:t>
      </w:r>
      <w:r w:rsidR="00DF1D1D">
        <w:rPr>
          <w:lang w:eastAsia="zh-CN"/>
        </w:rPr>
        <w:t>segment</w:t>
      </w:r>
      <w:r w:rsidR="00E23C12">
        <w:rPr>
          <w:lang w:eastAsia="zh-CN"/>
        </w:rPr>
        <w:t xml:space="preserve"> </w:t>
      </w:r>
      <w:r w:rsidR="00A40C9A">
        <w:rPr>
          <w:lang w:eastAsia="zh-CN"/>
        </w:rPr>
        <w:t>of Fig. 7</w:t>
      </w:r>
      <w:r w:rsidR="00DF1D1D">
        <w:rPr>
          <w:lang w:eastAsia="zh-CN"/>
        </w:rPr>
        <w:t>.</w:t>
      </w:r>
      <w:r w:rsidR="00A40C9A">
        <w:rPr>
          <w:lang w:eastAsia="zh-CN"/>
        </w:rPr>
        <w:t xml:space="preserve"> </w:t>
      </w:r>
    </w:p>
    <w:p w14:paraId="270B328A" w14:textId="62DD6AEC" w:rsidR="00DF1D1D" w:rsidRDefault="00DF1D1D" w:rsidP="00DF1D1D">
      <w:pPr>
        <w:pStyle w:val="BodyText"/>
        <w:rPr>
          <w:lang w:eastAsia="zh-CN"/>
        </w:rPr>
      </w:pPr>
      <w:r>
        <w:rPr>
          <w:lang w:eastAsia="zh-CN"/>
        </w:rPr>
        <w:t xml:space="preserve">For the line segment path whose curvature is zero,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0D7357ED" w:rsidR="00DF1D1D" w:rsidRDefault="00DF1D1D" w:rsidP="00DF1D1D">
      <w:pPr>
        <w:pStyle w:val="MTDisplayEquation"/>
      </w:pPr>
      <w:r>
        <w:tab/>
      </w:r>
      <w:r w:rsidR="003876D0" w:rsidRPr="00E65289">
        <w:rPr>
          <w:noProof/>
          <w:position w:val="-14"/>
        </w:rPr>
        <w:object w:dxaOrig="2000" w:dyaOrig="380" w14:anchorId="30681374">
          <v:shape id="_x0000_i1033" type="#_x0000_t75" alt="" style="width:99.75pt;height:19.15pt;mso-width-percent:0;mso-height-percent:0;mso-width-percent:0;mso-height-percent:0" o:ole="">
            <v:imagedata r:id="rId61" o:title=""/>
          </v:shape>
          <o:OLEObject Type="Embed" ProgID="Equation.DSMT4" ShapeID="_x0000_i1033" DrawAspect="Content" ObjectID="_1679997723"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9" w:name="ZEqnNum275026"/>
      <w:r>
        <w:instrText>(</w:instrText>
      </w:r>
      <w:r w:rsidR="003876D0">
        <w:fldChar w:fldCharType="begin"/>
      </w:r>
      <w:r w:rsidR="003876D0">
        <w:instrText xml:space="preserve"> SEQ MTEqn \c \* Arabic \* MERGEFORMAT </w:instrText>
      </w:r>
      <w:r w:rsidR="003876D0">
        <w:fldChar w:fldCharType="separate"/>
      </w:r>
      <w:r w:rsidR="00F06767">
        <w:rPr>
          <w:noProof/>
        </w:rPr>
        <w:instrText>16</w:instrText>
      </w:r>
      <w:r w:rsidR="003876D0">
        <w:rPr>
          <w:noProof/>
        </w:rPr>
        <w:fldChar w:fldCharType="end"/>
      </w:r>
      <w:r>
        <w:instrText>)</w:instrText>
      </w:r>
      <w:bookmarkEnd w:id="139"/>
      <w:r>
        <w:fldChar w:fldCharType="end"/>
      </w:r>
    </w:p>
    <w:p w14:paraId="26C8B58A" w14:textId="59CDDB25" w:rsidR="00DF1D1D" w:rsidRPr="00143A7B" w:rsidRDefault="00FE4D25" w:rsidP="00FE4D25">
      <w:pPr>
        <w:pStyle w:val="BodyText"/>
        <w:ind w:firstLine="0"/>
        <w:rPr>
          <w:lang w:eastAsia="zh-CN"/>
        </w:rPr>
      </w:pPr>
      <w:r>
        <w:rPr>
          <w:lang w:eastAsia="zh-CN"/>
        </w:rPr>
        <w:t xml:space="preserve">where </w:t>
      </w:r>
      <w:proofErr w:type="spellStart"/>
      <w:r w:rsidRPr="00C922EC">
        <w:rPr>
          <w:i/>
          <w:iCs/>
          <w:lang w:eastAsia="zh-CN"/>
        </w:rPr>
        <w:t>U</w:t>
      </w:r>
      <w:r w:rsidRPr="00C922EC">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w:t>
      </w:r>
      <w:r w:rsidR="00F45124">
        <w:rPr>
          <w:lang w:eastAsia="zh-CN"/>
        </w:rPr>
        <w:t>, which can be determined as follow</w:t>
      </w:r>
      <w:r w:rsidR="00657B61">
        <w:rPr>
          <w:lang w:eastAsia="zh-CN"/>
        </w:rPr>
        <w:t>s</w:t>
      </w:r>
      <w:r w:rsidR="00F45124">
        <w:rPr>
          <w:lang w:eastAsia="zh-CN"/>
        </w:rPr>
        <w:t xml:space="preserve">. </w:t>
      </w:r>
    </w:p>
    <w:p w14:paraId="26601797" w14:textId="44612129" w:rsidR="00222866" w:rsidRDefault="006F2D56" w:rsidP="00222866">
      <w:pPr>
        <w:pStyle w:val="BodyText"/>
        <w:rPr>
          <w:lang w:eastAsia="zh-CN"/>
        </w:rPr>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p>
    <w:p w14:paraId="416E9E41" w14:textId="1B0B7DDC" w:rsidR="00222866" w:rsidRDefault="00472489" w:rsidP="00472489">
      <w:pPr>
        <w:pStyle w:val="MTDisplayEquation"/>
      </w:pPr>
      <w:r>
        <w:tab/>
      </w:r>
      <w:r w:rsidR="003876D0" w:rsidRPr="00AF1D03">
        <w:rPr>
          <w:noProof/>
          <w:position w:val="-10"/>
        </w:rPr>
        <w:object w:dxaOrig="240" w:dyaOrig="300" w14:anchorId="3C1285F6">
          <v:shape id="_x0000_i1032" type="#_x0000_t75" alt="" style="width:11.9pt;height:15.2pt;mso-width-percent:0;mso-height-percent:0;mso-width-percent:0;mso-height-percent:0" o:ole="">
            <v:imagedata r:id="rId63" o:title=""/>
          </v:shape>
          <o:OLEObject Type="Embed" ProgID="Equation.DSMT4" ShapeID="_x0000_i1032" DrawAspect="Content" ObjectID="_1679997724"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0" w:name="ZEqnNum755095"/>
      <w:r>
        <w:instrText>(</w:instrText>
      </w:r>
      <w:r w:rsidR="003876D0">
        <w:fldChar w:fldCharType="begin"/>
      </w:r>
      <w:r w:rsidR="003876D0">
        <w:instrText xml:space="preserve"> SEQ MTEqn \c \* Arabic \* MERGEFORMAT </w:instrText>
      </w:r>
      <w:r w:rsidR="003876D0">
        <w:fldChar w:fldCharType="separate"/>
      </w:r>
      <w:r w:rsidR="00F06767">
        <w:rPr>
          <w:noProof/>
        </w:rPr>
        <w:instrText>17</w:instrText>
      </w:r>
      <w:r w:rsidR="003876D0">
        <w:rPr>
          <w:noProof/>
        </w:rPr>
        <w:fldChar w:fldCharType="end"/>
      </w:r>
      <w:r>
        <w:instrText>)</w:instrText>
      </w:r>
      <w:bookmarkEnd w:id="140"/>
      <w:r>
        <w:fldChar w:fldCharType="end"/>
      </w:r>
    </w:p>
    <w:p w14:paraId="35988DC4" w14:textId="108B4B2E" w:rsidR="00DF1D1D" w:rsidRDefault="00472489" w:rsidP="00274742">
      <w:pPr>
        <w:pStyle w:val="BodyText"/>
        <w:rPr>
          <w:lang w:eastAsia="zh-CN"/>
        </w:rPr>
      </w:pPr>
      <w:r>
        <w:rPr>
          <w:lang w:eastAsia="zh-CN"/>
        </w:rPr>
        <w:t xml:space="preserve">Then </w:t>
      </w:r>
      <w:r w:rsidR="00463F5C">
        <w:rPr>
          <w:lang w:eastAsia="zh-CN"/>
        </w:rPr>
        <w:t>the</w:t>
      </w:r>
      <w:r w:rsidR="00DA2091">
        <w:rPr>
          <w:lang w:eastAsia="zh-CN"/>
        </w:rPr>
        <w:t xml:space="preserve"> numerical solution of</w:t>
      </w:r>
      <w:r w:rsidR="00463F5C">
        <w:rPr>
          <w:lang w:eastAsia="zh-CN"/>
        </w:rPr>
        <w:t xml:space="preserve"> </w:t>
      </w:r>
      <w:proofErr w:type="spellStart"/>
      <w:r w:rsidR="00657B61" w:rsidRPr="00C922EC">
        <w:rPr>
          <w:i/>
          <w:iCs/>
          <w:lang w:eastAsia="zh-CN"/>
        </w:rPr>
        <w:t>U</w:t>
      </w:r>
      <w:r w:rsidR="00657B61" w:rsidRPr="00C922EC">
        <w:rPr>
          <w:i/>
          <w:iCs/>
          <w:vertAlign w:val="subscript"/>
          <w:lang w:eastAsia="zh-CN"/>
        </w:rPr>
        <w:t>x_lf</w:t>
      </w:r>
      <w:proofErr w:type="spellEnd"/>
      <w:r w:rsidR="00DA2091">
        <w:rPr>
          <w:iCs/>
          <w:lang w:eastAsia="zh-CN"/>
        </w:rPr>
        <w:t xml:space="preserve"> can be derived 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F06767">
        <w:rPr>
          <w:lang w:eastAsia="zh-CN"/>
        </w:rPr>
        <w:instrText>(11)</w:instrText>
      </w:r>
      <w:r w:rsidR="00E309DF">
        <w:rPr>
          <w:lang w:eastAsia="zh-CN"/>
        </w:rPr>
        <w:fldChar w:fldCharType="end"/>
      </w:r>
      <w:r w:rsidR="00E309DF">
        <w:rPr>
          <w:lang w:eastAsia="zh-CN"/>
        </w:rPr>
        <w:fldChar w:fldCharType="end"/>
      </w:r>
      <w:r w:rsidR="00DA2091">
        <w:rPr>
          <w:lang w:eastAsia="zh-CN"/>
        </w:rPr>
        <w:t>:</w:t>
      </w:r>
    </w:p>
    <w:p w14:paraId="626CCF8E" w14:textId="13904368" w:rsidR="00850126" w:rsidRDefault="00850126" w:rsidP="00850126">
      <w:pPr>
        <w:pStyle w:val="MTDisplayEquation"/>
      </w:pPr>
      <w:r>
        <w:tab/>
      </w:r>
      <w:r w:rsidR="003876D0" w:rsidRPr="00850126">
        <w:rPr>
          <w:noProof/>
          <w:position w:val="-24"/>
        </w:rPr>
        <w:object w:dxaOrig="4160" w:dyaOrig="540" w14:anchorId="49B9477A">
          <v:shape id="_x0000_i1031" type="#_x0000_t75" alt="" style="width:208.05pt;height:27.75pt;mso-width-percent:0;mso-height-percent:0;mso-width-percent:0;mso-height-percent:0" o:ole="">
            <v:imagedata r:id="rId65" o:title=""/>
          </v:shape>
          <o:OLEObject Type="Embed" ProgID="Equation.DSMT4" ShapeID="_x0000_i1031" DrawAspect="Content" ObjectID="_1679997725"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sidR="00F06767">
        <w:rPr>
          <w:noProof/>
        </w:rPr>
        <w:instrText>18</w:instrText>
      </w:r>
      <w:r w:rsidR="003876D0">
        <w:rPr>
          <w:noProof/>
        </w:rPr>
        <w:fldChar w:fldCharType="end"/>
      </w:r>
      <w:r>
        <w:instrText>)</w:instrText>
      </w:r>
      <w:r>
        <w:fldChar w:fldCharType="end"/>
      </w:r>
    </w:p>
    <w:p w14:paraId="40C20418" w14:textId="71C34EBA" w:rsidR="00A07F20" w:rsidRPr="00CC21E1" w:rsidRDefault="00C922EC" w:rsidP="00822913">
      <w:pPr>
        <w:pStyle w:val="BodyText"/>
        <w:spacing w:line="300" w:lineRule="auto"/>
        <w:ind w:firstLine="0"/>
        <w:rPr>
          <w:lang w:eastAsia="zh-CN"/>
        </w:rPr>
      </w:pPr>
      <w:r>
        <w:t xml:space="preserve">for </w:t>
      </w:r>
      <w:r w:rsidRPr="00F82425">
        <w:rPr>
          <w:i/>
          <w:iCs/>
        </w:rPr>
        <w:t>k = 0,1,</w:t>
      </w:r>
      <w:r w:rsidR="00E77EF7" w:rsidRPr="00F82425">
        <w:rPr>
          <w:i/>
          <w:iCs/>
        </w:rPr>
        <w:t>2, 3,</w:t>
      </w:r>
      <w:r w:rsidR="00E77EF7">
        <w:rPr>
          <w:i/>
          <w:iCs/>
        </w:rPr>
        <w:t xml:space="preserve"> </w:t>
      </w:r>
      <w:proofErr w:type="gramStart"/>
      <w:r w:rsidR="00E77EF7" w:rsidRPr="00F82425">
        <w:rPr>
          <w:i/>
          <w:iCs/>
        </w:rPr>
        <w:t>…</w:t>
      </w:r>
      <w:r w:rsidR="00E77EF7">
        <w:rPr>
          <w:i/>
          <w:iCs/>
        </w:rPr>
        <w:t xml:space="preserve"> </w:t>
      </w:r>
      <w:r w:rsidRPr="00F82425">
        <w:rPr>
          <w:i/>
          <w:iCs/>
        </w:rPr>
        <w:t>,</w:t>
      </w:r>
      <w:proofErr w:type="gramEnd"/>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r w:rsidR="00594DBA">
        <w:rPr>
          <w:lang w:eastAsia="zh-CN"/>
        </w:rPr>
        <w:t xml:space="preserve"> </w:t>
      </w:r>
      <w:r>
        <w:t xml:space="preserve"> </w:t>
      </w:r>
      <w:r w:rsidR="00DA2091">
        <w:t xml:space="preserve">where </w:t>
      </w:r>
      <w:r w:rsidR="003876D0" w:rsidRPr="00686F9C">
        <w:rPr>
          <w:noProof/>
          <w:position w:val="-10"/>
        </w:rPr>
        <w:object w:dxaOrig="1980" w:dyaOrig="300" w14:anchorId="0E73A738">
          <v:shape id="_x0000_i1030" type="#_x0000_t75" alt="" style="width:99.1pt;height:15.2pt;mso-width-percent:0;mso-height-percent:0;mso-width-percent:0;mso-height-percent:0" o:ole="">
            <v:imagedata r:id="rId67" o:title=""/>
          </v:shape>
          <o:OLEObject Type="Embed" ProgID="Equation.DSMT4" ShapeID="_x0000_i1030" DrawAspect="Content" ObjectID="_1679997726" r:id="rId68"/>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4E44B4FC"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xml:space="preserve">,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F06767" w:rsidRPr="00F06767">
        <w:rPr>
          <w:iCs/>
          <w:lang w:eastAsia="zh-CN"/>
        </w:rPr>
        <w:instrText>(11)</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575ADABB" w:rsidR="00582455" w:rsidRDefault="00582455" w:rsidP="00FB357E">
      <w:pPr>
        <w:pStyle w:val="MTDisplayEquation"/>
        <w:ind w:firstLine="0"/>
      </w:pPr>
      <w:r>
        <w:tab/>
      </w:r>
      <w:r w:rsidR="003876D0" w:rsidRPr="00067E3F">
        <w:rPr>
          <w:noProof/>
          <w:position w:val="-36"/>
        </w:rPr>
        <w:object w:dxaOrig="2780" w:dyaOrig="740" w14:anchorId="36B59A9E">
          <v:shape id="_x0000_i1029" type="#_x0000_t75" alt="" style="width:130.8pt;height:33.7pt;mso-width-percent:0;mso-height-percent:0;mso-width-percent:0;mso-height-percent:0" o:ole="">
            <v:imagedata r:id="rId69" o:title=""/>
          </v:shape>
          <o:OLEObject Type="Embed" ProgID="Equation.DSMT4" ShapeID="_x0000_i1029" DrawAspect="Content" ObjectID="_1679997727"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1" w:name="ZEqnNum635421"/>
      <w:r>
        <w:instrText>(</w:instrText>
      </w:r>
      <w:r w:rsidR="003876D0">
        <w:fldChar w:fldCharType="begin"/>
      </w:r>
      <w:r w:rsidR="003876D0">
        <w:instrText xml:space="preserve"> SEQ MTEqn \c \* Arabic \* MERGEFORMA</w:instrText>
      </w:r>
      <w:r w:rsidR="003876D0">
        <w:instrText xml:space="preserve">T </w:instrText>
      </w:r>
      <w:r w:rsidR="003876D0">
        <w:fldChar w:fldCharType="separate"/>
      </w:r>
      <w:r w:rsidR="00F06767">
        <w:rPr>
          <w:noProof/>
        </w:rPr>
        <w:instrText>19</w:instrText>
      </w:r>
      <w:r w:rsidR="003876D0">
        <w:rPr>
          <w:noProof/>
        </w:rPr>
        <w:fldChar w:fldCharType="end"/>
      </w:r>
      <w:r>
        <w:instrText>)</w:instrText>
      </w:r>
      <w:bookmarkEnd w:id="141"/>
      <w:r>
        <w:fldChar w:fldCharType="end"/>
      </w:r>
    </w:p>
    <w:p w14:paraId="08DF77B9" w14:textId="27A4EB2D" w:rsidR="00CB4210" w:rsidRDefault="00E87FBB" w:rsidP="005F1C6F">
      <w:pPr>
        <w:pStyle w:val="BodyText"/>
        <w:rPr>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F06767" w:rsidRPr="00F06767">
        <w:rPr>
          <w:iCs/>
          <w:lang w:eastAsia="zh-CN"/>
        </w:rPr>
        <w:instrText>(19)</w:instrText>
      </w:r>
      <w:r>
        <w:rPr>
          <w:iCs/>
          <w:lang w:eastAsia="zh-CN"/>
        </w:rPr>
        <w:fldChar w:fldCharType="end"/>
      </w:r>
      <w:r>
        <w:rPr>
          <w:iCs/>
          <w:lang w:eastAsia="zh-CN"/>
        </w:rPr>
        <w:fldChar w:fldCharType="end"/>
      </w:r>
      <w:r>
        <w:rPr>
          <w:lang w:eastAsia="zh-CN"/>
        </w:rPr>
        <w:t xml:space="preserve"> implies that t</w:t>
      </w:r>
      <w:r>
        <w:rPr>
          <w:iCs/>
          <w:lang w:eastAsia="zh-CN"/>
        </w:rPr>
        <w:t>he stop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r w:rsidR="0047092A" w:rsidRPr="00CB4210">
        <w:rPr>
          <w:i/>
          <w:iCs/>
          <w:lang w:eastAsia="zh-CN"/>
        </w:rPr>
        <w:t>d</w:t>
      </w:r>
      <w:r w:rsidR="0047092A" w:rsidRPr="00CB4210">
        <w:rPr>
          <w:i/>
          <w:iCs/>
          <w:vertAlign w:val="subscript"/>
          <w:lang w:eastAsia="zh-CN"/>
        </w:rPr>
        <w:t>a</w:t>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3876D0" w:rsidRPr="001E5F0C">
        <w:rPr>
          <w:i/>
          <w:iCs/>
          <w:noProof/>
          <w:position w:val="-12"/>
          <w:lang w:eastAsia="zh-CN"/>
        </w:rPr>
        <w:object w:dxaOrig="1359" w:dyaOrig="360" w14:anchorId="189E867B">
          <v:shape id="_x0000_i1028" type="#_x0000_t75" alt="" style="width:68.05pt;height:17.85pt;mso-width-percent:0;mso-height-percent:0;mso-width-percent:0;mso-height-percent:0" o:ole="">
            <v:imagedata r:id="rId71" o:title=""/>
          </v:shape>
          <o:OLEObject Type="Embed" ProgID="Equation.DSMT4" ShapeID="_x0000_i1028" DrawAspect="Content" ObjectID="_1679997728" r:id="rId72"/>
        </w:object>
      </w:r>
      <w:r w:rsidR="00AD0CCA">
        <w:rPr>
          <w:lang w:eastAsia="zh-CN"/>
        </w:rPr>
        <w:t>:</w:t>
      </w:r>
    </w:p>
    <w:p w14:paraId="1A1FABCD" w14:textId="08362A6A" w:rsidR="00CB4210" w:rsidRPr="00CB4210" w:rsidRDefault="00764E73" w:rsidP="00764E73">
      <w:pPr>
        <w:pStyle w:val="MTDisplayEquation"/>
      </w:pPr>
      <w:r>
        <w:tab/>
      </w:r>
      <w:r w:rsidR="003876D0" w:rsidRPr="004B50CA">
        <w:rPr>
          <w:noProof/>
          <w:position w:val="-26"/>
        </w:rPr>
        <w:object w:dxaOrig="1820" w:dyaOrig="600" w14:anchorId="299B8D38">
          <v:shape id="_x0000_i1027" type="#_x0000_t75" alt="" style="width:91.15pt;height:29.7pt;mso-width-percent:0;mso-height-percent:0;mso-width-percent:0;mso-height-percent:0" o:ole="">
            <v:imagedata r:id="rId73" o:title=""/>
          </v:shape>
          <o:OLEObject Type="Embed" ProgID="Equation.DSMT4" ShapeID="_x0000_i1027" DrawAspect="Content" ObjectID="_1679997729"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2" w:name="ZEqnNum673391"/>
      <w:r>
        <w:instrText>(</w:instrText>
      </w:r>
      <w:r w:rsidR="003876D0">
        <w:fldChar w:fldCharType="begin"/>
      </w:r>
      <w:r w:rsidR="003876D0">
        <w:instrText xml:space="preserve"> SEQ MTEqn \c \* Arabic \* MERGEFORMAT </w:instrText>
      </w:r>
      <w:r w:rsidR="003876D0">
        <w:fldChar w:fldCharType="separate"/>
      </w:r>
      <w:r w:rsidR="00F06767">
        <w:rPr>
          <w:noProof/>
        </w:rPr>
        <w:instrText>20</w:instrText>
      </w:r>
      <w:r w:rsidR="003876D0">
        <w:rPr>
          <w:noProof/>
        </w:rPr>
        <w:fldChar w:fldCharType="end"/>
      </w:r>
      <w:r>
        <w:instrText>)</w:instrText>
      </w:r>
      <w:bookmarkEnd w:id="142"/>
      <w:r>
        <w:fldChar w:fldCharType="end"/>
      </w:r>
    </w:p>
    <w:p w14:paraId="6F8F9A5A" w14:textId="351C2498"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r w:rsidR="001850E9" w:rsidRPr="00ED553C">
        <w:rPr>
          <w:highlight w:val="yellow"/>
          <w:lang w:eastAsia="zh-CN"/>
        </w:rPr>
        <w:t xml:space="preserve">This supremum means that we can calculate the stop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 </w:t>
      </w:r>
      <w:r w:rsidR="00ED0BAB">
        <w:rPr>
          <w:iCs/>
          <w:lang w:eastAsia="zh-CN"/>
        </w:rPr>
        <w:fldChar w:fldCharType="begin"/>
      </w:r>
      <w:r w:rsidR="00ED0BAB">
        <w:rPr>
          <w:iCs/>
          <w:lang w:eastAsia="zh-CN"/>
        </w:rPr>
        <w:instrText xml:space="preserve"> GOTOBUTTON ZEqnNum275026  \* MERGEFORMAT </w:instrText>
      </w:r>
      <w:r w:rsidR="00ED0BAB">
        <w:rPr>
          <w:iCs/>
          <w:lang w:eastAsia="zh-CN"/>
        </w:rPr>
        <w:fldChar w:fldCharType="begin"/>
      </w:r>
      <w:r w:rsidR="00ED0BAB">
        <w:rPr>
          <w:iCs/>
          <w:lang w:eastAsia="zh-CN"/>
        </w:rPr>
        <w:instrText xml:space="preserve"> REF ZEqnNum275026 \* Charformat \! \* MERGEFORMAT </w:instrText>
      </w:r>
      <w:r w:rsidR="00ED0BAB">
        <w:rPr>
          <w:iCs/>
          <w:lang w:eastAsia="zh-CN"/>
        </w:rPr>
        <w:fldChar w:fldCharType="separate"/>
      </w:r>
      <w:r w:rsidR="00F06767" w:rsidRPr="00F06767">
        <w:rPr>
          <w:iCs/>
          <w:lang w:eastAsia="zh-CN"/>
        </w:rPr>
        <w:instrText>(16)</w:instrText>
      </w:r>
      <w:r w:rsidR="00ED0BAB">
        <w:rPr>
          <w:iCs/>
          <w:lang w:eastAsia="zh-CN"/>
        </w:rPr>
        <w:fldChar w:fldCharType="end"/>
      </w:r>
      <w:r w:rsidR="00ED0BAB">
        <w:rPr>
          <w:iCs/>
          <w:lang w:eastAsia="zh-CN"/>
        </w:rPr>
        <w:fldChar w:fldCharType="end"/>
      </w:r>
      <w:r w:rsidR="00A3724F">
        <w:rPr>
          <w:iCs/>
          <w:lang w:eastAsia="zh-CN"/>
        </w:rPr>
        <w:t xml:space="preserve">, </w:t>
      </w:r>
      <w:r w:rsidR="00E45E2B">
        <w:rPr>
          <w:lang w:eastAsia="zh-CN"/>
        </w:rPr>
        <w:fldChar w:fldCharType="begin"/>
      </w:r>
      <w:r w:rsidR="00E45E2B">
        <w:rPr>
          <w:lang w:eastAsia="zh-CN"/>
        </w:rPr>
        <w:instrText xml:space="preserve"> GOTOBUTTON ZEqnNum755095  \* MERGEFORMAT </w:instrText>
      </w:r>
      <w:r w:rsidR="00E45E2B">
        <w:rPr>
          <w:lang w:eastAsia="zh-CN"/>
        </w:rPr>
        <w:fldChar w:fldCharType="begin"/>
      </w:r>
      <w:r w:rsidR="00E45E2B">
        <w:rPr>
          <w:lang w:eastAsia="zh-CN"/>
        </w:rPr>
        <w:instrText xml:space="preserve"> REF ZEqnNum755095 \* Charformat \! \* MERGEFORMAT </w:instrText>
      </w:r>
      <w:r w:rsidR="00E45E2B">
        <w:rPr>
          <w:lang w:eastAsia="zh-CN"/>
        </w:rPr>
        <w:fldChar w:fldCharType="separate"/>
      </w:r>
      <w:r w:rsidR="00F06767">
        <w:rPr>
          <w:lang w:eastAsia="zh-CN"/>
        </w:rPr>
        <w:instrText>(17)</w:instrText>
      </w:r>
      <w:r w:rsidR="00E45E2B">
        <w:rPr>
          <w:lang w:eastAsia="zh-CN"/>
        </w:rPr>
        <w:fldChar w:fldCharType="end"/>
      </w:r>
      <w:r w:rsidR="00E45E2B">
        <w:rPr>
          <w:lang w:eastAsia="zh-CN"/>
        </w:rPr>
        <w:fldChar w:fldCharType="end"/>
      </w:r>
      <w:r w:rsidR="00E45E2B">
        <w:rPr>
          <w:lang w:eastAsia="zh-CN"/>
        </w:rPr>
        <w:t>, and</w:t>
      </w:r>
      <w:r w:rsidR="00A3724F">
        <w:rPr>
          <w:iCs/>
          <w:lang w:eastAsia="zh-CN"/>
        </w:rPr>
        <w:t xml:space="preserve"> </w:t>
      </w:r>
      <w:r w:rsidR="00E45E2B">
        <w:rPr>
          <w:lang w:eastAsia="zh-CN"/>
        </w:rPr>
        <w:fldChar w:fldCharType="begin"/>
      </w:r>
      <w:r w:rsidR="00E45E2B">
        <w:rPr>
          <w:lang w:eastAsia="zh-CN"/>
        </w:rPr>
        <w:instrText xml:space="preserve"> GOTOBUTTON ZEqnNum673391  \* MERGEFORMAT </w:instrText>
      </w:r>
      <w:r w:rsidR="00E45E2B">
        <w:rPr>
          <w:lang w:eastAsia="zh-CN"/>
        </w:rPr>
        <w:fldChar w:fldCharType="begin"/>
      </w:r>
      <w:r w:rsidR="00E45E2B">
        <w:rPr>
          <w:lang w:eastAsia="zh-CN"/>
        </w:rPr>
        <w:instrText xml:space="preserve"> REF ZEqnNum673391 \* Charformat \! \* MERGEFORMAT </w:instrText>
      </w:r>
      <w:r w:rsidR="00E45E2B">
        <w:rPr>
          <w:lang w:eastAsia="zh-CN"/>
        </w:rPr>
        <w:fldChar w:fldCharType="separate"/>
      </w:r>
      <w:r w:rsidR="00F06767">
        <w:rPr>
          <w:lang w:eastAsia="zh-CN"/>
        </w:rPr>
        <w:instrText>(20)</w:instrText>
      </w:r>
      <w:r w:rsidR="00E45E2B">
        <w:rPr>
          <w:lang w:eastAsia="zh-CN"/>
        </w:rPr>
        <w:fldChar w:fldCharType="end"/>
      </w:r>
      <w:r w:rsidR="00E45E2B">
        <w:rPr>
          <w:lang w:eastAsia="zh-CN"/>
        </w:rPr>
        <w:fldChar w:fldCharType="end"/>
      </w:r>
      <w:r w:rsidR="00A3724F">
        <w:rPr>
          <w:iCs/>
          <w:lang w:eastAsia="zh-CN"/>
        </w:rPr>
        <w:t>:</w:t>
      </w:r>
    </w:p>
    <w:p w14:paraId="563859B8" w14:textId="5EA900A8" w:rsidR="00A3724F" w:rsidRDefault="00E45E2B" w:rsidP="00E45E2B">
      <w:pPr>
        <w:pStyle w:val="MTDisplayEquation"/>
      </w:pPr>
      <w:r>
        <w:tab/>
      </w:r>
      <w:r w:rsidR="003876D0" w:rsidRPr="00D21779">
        <w:rPr>
          <w:noProof/>
          <w:position w:val="-10"/>
        </w:rPr>
        <w:object w:dxaOrig="1280" w:dyaOrig="300" w14:anchorId="10E5E8E3">
          <v:shape id="_x0000_i1026" type="#_x0000_t75" alt="" style="width:64.05pt;height:15.2pt;mso-width-percent:0;mso-height-percent:0;mso-width-percent:0;mso-height-percent:0" o:ole="">
            <v:imagedata r:id="rId75" o:title=""/>
          </v:shape>
          <o:OLEObject Type="Embed" ProgID="Equation.DSMT4" ShapeID="_x0000_i1026" DrawAspect="Content" ObjectID="_1679997730"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3" w:name="ZEqnNum843067"/>
      <w:r>
        <w:instrText>(</w:instrText>
      </w:r>
      <w:r w:rsidR="003876D0">
        <w:fldChar w:fldCharType="begin"/>
      </w:r>
      <w:r w:rsidR="003876D0">
        <w:instrText xml:space="preserve"> SEQ MTEqn \c \* Arabic \* MERGEFORMAT </w:instrText>
      </w:r>
      <w:r w:rsidR="003876D0">
        <w:fldChar w:fldCharType="separate"/>
      </w:r>
      <w:r w:rsidR="00F06767">
        <w:rPr>
          <w:noProof/>
        </w:rPr>
        <w:instrText>21</w:instrText>
      </w:r>
      <w:r w:rsidR="003876D0">
        <w:rPr>
          <w:noProof/>
        </w:rPr>
        <w:fldChar w:fldCharType="end"/>
      </w:r>
      <w:r>
        <w:instrText>)</w:instrText>
      </w:r>
      <w:bookmarkEnd w:id="143"/>
      <w:r>
        <w:fldChar w:fldCharType="end"/>
      </w:r>
    </w:p>
    <w:p w14:paraId="7910AA6F" w14:textId="20FC585F" w:rsidR="00ED553C" w:rsidRPr="00ED553C" w:rsidRDefault="00ED553C" w:rsidP="00C960E1">
      <w:pPr>
        <w:pStyle w:val="BodyText"/>
        <w:rPr>
          <w:lang w:eastAsia="zh-CN"/>
        </w:rPr>
      </w:pPr>
      <w:r>
        <w:rPr>
          <w:lang w:eastAsia="zh-CN"/>
        </w:rPr>
        <w:t xml:space="preserve">And the acceleration distance is the longest </w:t>
      </w:r>
      <w:r w:rsidR="00D21779">
        <w:rPr>
          <w:lang w:eastAsia="zh-CN"/>
        </w:rPr>
        <w:t>sto</w:t>
      </w:r>
      <w:r w:rsidR="00332C32">
        <w:rPr>
          <w:lang w:eastAsia="zh-CN"/>
        </w:rPr>
        <w:t>p</w:t>
      </w:r>
      <w:r w:rsidR="00D21779">
        <w:rPr>
          <w:lang w:eastAsia="zh-CN"/>
        </w:rPr>
        <w:t>ping distance</w:t>
      </w:r>
      <w:r w:rsidR="00F5487A">
        <w:rPr>
          <w:lang w:eastAsia="zh-CN"/>
        </w:rPr>
        <w:t xml:space="preserve"> and thereby minimum preview distance</w:t>
      </w:r>
      <w:r w:rsidR="00D21779">
        <w:rPr>
          <w:lang w:eastAsia="zh-CN"/>
        </w:rPr>
        <w:t xml:space="preserve"> for </w:t>
      </w:r>
      <w:r w:rsidR="00C70E71">
        <w:rPr>
          <w:rFonts w:hint="eastAsia"/>
          <w:lang w:eastAsia="zh-CN"/>
        </w:rPr>
        <w:t>certain</w:t>
      </w:r>
      <w:r w:rsidR="00C70E71">
        <w:rPr>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r w:rsidR="00C70E71">
        <w:rPr>
          <w:lang w:eastAsia="zh-CN"/>
        </w:rPr>
        <w:t>,</w:t>
      </w:r>
      <w:r w:rsidR="00C70E71">
        <w:rPr>
          <w:i/>
          <w:iCs/>
          <w:lang w:eastAsia="zh-CN"/>
        </w:rPr>
        <w:t xml:space="preserve"> </w:t>
      </w:r>
      <w:proofErr w:type="spellStart"/>
      <w:r w:rsidR="00C70E71" w:rsidRPr="00991B30">
        <w:rPr>
          <w:lang w:eastAsia="zh-CN"/>
        </w:rPr>
        <w:t>κ</w:t>
      </w:r>
      <w:r w:rsidR="00C70E71" w:rsidRPr="00991B30">
        <w:rPr>
          <w:vertAlign w:val="subscript"/>
          <w:lang w:eastAsia="zh-CN"/>
        </w:rPr>
        <w:t>c</w:t>
      </w:r>
      <w:proofErr w:type="spellEnd"/>
      <w:r w:rsidR="00F5487A">
        <w:rPr>
          <w:lang w:eastAsia="zh-CN"/>
        </w:rPr>
        <w:t xml:space="preserve">, </w:t>
      </w:r>
      <w:r w:rsidR="00C70E71">
        <w:rPr>
          <w:lang w:eastAsia="zh-CN"/>
        </w:rPr>
        <w:t xml:space="preserve">and </w:t>
      </w:r>
      <w:r w:rsidR="00C70E71" w:rsidRPr="00991B30">
        <w:rPr>
          <w:i/>
          <w:iCs/>
          <w:lang w:eastAsia="zh-CN"/>
        </w:rPr>
        <w:t>L</w:t>
      </w:r>
      <w:r w:rsidR="00C70E71" w:rsidRPr="00991B30">
        <w:rPr>
          <w:i/>
          <w:iCs/>
          <w:vertAlign w:val="subscript"/>
          <w:lang w:eastAsia="zh-CN"/>
        </w:rPr>
        <w:t>s</w:t>
      </w:r>
      <w:r w:rsidR="00C70E71">
        <w:rPr>
          <w:lang w:eastAsia="zh-CN"/>
        </w:rPr>
        <w:t>.</w:t>
      </w:r>
    </w:p>
    <w:p w14:paraId="1EE35B89" w14:textId="45AF1587"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002A431C" w:rsidRPr="002A431C">
        <w:rPr>
          <w:i/>
          <w:iCs/>
          <w:lang w:eastAsia="zh-CN"/>
        </w:rPr>
        <w:t>R</w:t>
      </w:r>
      <w:r w:rsidRPr="002A431C">
        <w:rPr>
          <w:i/>
          <w:iCs/>
          <w:vertAlign w:val="subscript"/>
          <w:lang w:eastAsia="zh-CN"/>
        </w:rPr>
        <w:t>c</w:t>
      </w:r>
      <w:proofErr w:type="spellEnd"/>
      <w:r w:rsidR="00DB2C12">
        <w:rPr>
          <w:i/>
          <w:iCs/>
          <w:lang w:eastAsia="zh-CN"/>
        </w:rPr>
        <w:t>=</w:t>
      </w:r>
      <w:r w:rsidR="001406A0" w:rsidRPr="00CF52BB">
        <w:rPr>
          <w:i/>
          <w:iCs/>
          <w:lang w:eastAsia="zh-CN"/>
        </w:rPr>
        <w:t>1/</w:t>
      </w:r>
      <w:proofErr w:type="spellStart"/>
      <w:r w:rsidR="001406A0" w:rsidRPr="00CF52BB">
        <w:rPr>
          <w:i/>
          <w:iCs/>
          <w:lang w:eastAsia="zh-CN"/>
        </w:rPr>
        <w:t>κ</w:t>
      </w:r>
      <w:r w:rsidR="001406A0" w:rsidRPr="00CF52BB">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AF0508">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991B30">
        <w:rPr>
          <w:lang w:eastAsia="zh-CN"/>
        </w:rPr>
        <w:fldChar w:fldCharType="separate"/>
      </w:r>
      <w:r w:rsidR="00991B30" w:rsidRPr="00991B30">
        <w:rPr>
          <w:noProof/>
          <w:lang w:eastAsia="zh-CN"/>
        </w:rPr>
        <w:t>[14]</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B64BD1">
        <w:rPr>
          <w:i/>
          <w:iCs/>
          <w:lang w:eastAsia="zh-CN"/>
        </w:rPr>
        <w:t>=40m/s</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w:t>
      </w:r>
      <w:r w:rsidR="00357A91">
        <w:rPr>
          <w:iCs/>
          <w:lang w:eastAsia="zh-CN"/>
        </w:rPr>
        <w:t>acceleration distance i.e. minimum preview distance</w:t>
      </w:r>
      <w:r w:rsidR="00693295">
        <w:rPr>
          <w:iCs/>
          <w:lang w:eastAsia="zh-CN"/>
        </w:rPr>
        <w:t xml:space="preserv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F06767" w:rsidRPr="00F06767">
        <w:rPr>
          <w:iCs/>
          <w:lang w:eastAsia="zh-CN"/>
        </w:rPr>
        <w:instrText>(21)</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2A431C" w:rsidRPr="002A431C">
        <w:rPr>
          <w:i/>
          <w:iCs/>
          <w:lang w:eastAsia="zh-CN"/>
        </w:rPr>
        <w:t>R</w:t>
      </w:r>
      <w:r w:rsidR="002A431C" w:rsidRPr="002A431C">
        <w:rPr>
          <w:i/>
          <w:iCs/>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4C1313C8" w14:textId="77777777" w:rsidR="00EA7F6F" w:rsidRPr="00DD39CB" w:rsidRDefault="00EA7F6F" w:rsidP="00EA7F6F">
      <w:pPr>
        <w:pStyle w:val="BodyText"/>
        <w:rPr>
          <w:lang w:eastAsia="zh-CN"/>
        </w:rPr>
      </w:pPr>
      <w:r>
        <w:rPr>
          <w:lang w:eastAsia="zh-CN"/>
        </w:rPr>
        <w:t xml:space="preserve">Fig. 8 indicates that the longest stop distance is achieved when both </w:t>
      </w:r>
      <w:proofErr w:type="spellStart"/>
      <w:r>
        <w:rPr>
          <w:lang w:eastAsia="zh-CN"/>
        </w:rPr>
        <w:t>R</w:t>
      </w:r>
      <w:r w:rsidRPr="00991B30">
        <w:rPr>
          <w:vertAlign w:val="subscript"/>
          <w:lang w:eastAsia="zh-CN"/>
        </w:rPr>
        <w:t>c</w:t>
      </w:r>
      <w:proofErr w:type="spellEnd"/>
      <w:r>
        <w:rPr>
          <w:lang w:eastAsia="zh-CN"/>
        </w:rPr>
        <w:t xml:space="preserve">, </w:t>
      </w:r>
      <w:r w:rsidRPr="00991B30">
        <w:rPr>
          <w:i/>
          <w:iCs/>
          <w:lang w:eastAsia="zh-CN"/>
        </w:rPr>
        <w:t>L</w:t>
      </w:r>
      <w:r w:rsidRPr="00991B30">
        <w:rPr>
          <w:i/>
          <w:iCs/>
          <w:vertAlign w:val="subscript"/>
          <w:lang w:eastAsia="zh-CN"/>
        </w:rPr>
        <w:t>s</w:t>
      </w:r>
      <w:r w:rsidRPr="00DD39CB">
        <w:rPr>
          <w:lang w:eastAsia="zh-CN"/>
        </w:rPr>
        <w:t xml:space="preserve"> are relatively large.</w:t>
      </w:r>
      <w:r>
        <w:rPr>
          <w:lang w:eastAsia="zh-CN"/>
        </w:rPr>
        <w:t xml:space="preserve"> Look at it </w:t>
      </w:r>
      <w:r w:rsidRPr="00404D71">
        <w:rPr>
          <w:lang w:eastAsia="zh-CN"/>
        </w:rPr>
        <w:t>quantitative</w:t>
      </w:r>
      <w:r>
        <w:rPr>
          <w:lang w:eastAsia="zh-CN"/>
        </w:rPr>
        <w:t>ly the maximum stopping distance is less than 750m if the L</w:t>
      </w:r>
      <w:r w:rsidRPr="00DB5247">
        <w:rPr>
          <w:vertAlign w:val="subscript"/>
          <w:lang w:eastAsia="zh-CN"/>
        </w:rPr>
        <w:t>s</w:t>
      </w:r>
      <w:r>
        <w:rPr>
          <w:lang w:eastAsia="zh-CN"/>
        </w:rPr>
        <w:t xml:space="preserve"> is less than 400m and </w:t>
      </w:r>
      <w:proofErr w:type="spellStart"/>
      <w:r>
        <w:rPr>
          <w:lang w:eastAsia="zh-CN"/>
        </w:rPr>
        <w:t>R</w:t>
      </w:r>
      <w:r w:rsidRPr="00DB5247">
        <w:rPr>
          <w:vertAlign w:val="subscript"/>
          <w:lang w:eastAsia="zh-CN"/>
        </w:rPr>
        <w:t>c</w:t>
      </w:r>
      <w:proofErr w:type="spellEnd"/>
      <w:r>
        <w:rPr>
          <w:lang w:eastAsia="zh-CN"/>
        </w:rPr>
        <w:t xml:space="preserve"> is less than 400 m. This conclusion works for all initial speeds less than the speed limit of 40m/s.</w:t>
      </w:r>
    </w:p>
    <w:p w14:paraId="12EABE98" w14:textId="77777777" w:rsidR="00EA7F6F" w:rsidRPr="002138C9" w:rsidRDefault="00EA7F6F" w:rsidP="00EA7F6F">
      <w:pPr>
        <w:pStyle w:val="BodyText"/>
        <w:spacing w:line="276" w:lineRule="auto"/>
        <w:ind w:firstLine="289"/>
        <w:rPr>
          <w:lang w:eastAsia="zh-CN"/>
        </w:rPr>
      </w:pPr>
      <w:r>
        <w:rPr>
          <w:lang w:eastAsia="zh-CN"/>
        </w:rPr>
        <w:t xml:space="preserve">On the other hand, the preview distance can also be calculated with different </w:t>
      </w:r>
      <w:r w:rsidRPr="003A3E0C">
        <w:rPr>
          <w:i/>
          <w:iCs/>
          <w:lang w:eastAsia="zh-CN"/>
        </w:rPr>
        <w:t>U</w:t>
      </w:r>
      <w:r w:rsidRPr="003A3E0C">
        <w:rPr>
          <w:i/>
          <w:iCs/>
          <w:vertAlign w:val="subscript"/>
          <w:lang w:eastAsia="zh-CN"/>
        </w:rPr>
        <w:t>x0</w:t>
      </w:r>
      <w:r>
        <w:rPr>
          <w:lang w:eastAsia="zh-CN"/>
        </w:rPr>
        <w:t xml:space="preserve">  but fixed </w:t>
      </w:r>
      <w:proofErr w:type="spellStart"/>
      <w:r w:rsidRPr="002A431C">
        <w:rPr>
          <w:i/>
          <w:iCs/>
          <w:lang w:eastAsia="zh-CN"/>
        </w:rPr>
        <w:t>R</w:t>
      </w:r>
      <w:r w:rsidRPr="002A431C">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using</w:t>
      </w:r>
      <w:r>
        <w:rPr>
          <w:iCs/>
          <w:lang w:eastAsia="zh-CN"/>
        </w:rPr>
        <w:t xml:space="preserve">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iCs/>
          <w:lang w:eastAsia="zh-CN"/>
        </w:rPr>
        <w:t xml:space="preserve"> </w:t>
      </w:r>
      <w:r>
        <w:rPr>
          <w:lang w:eastAsia="zh-CN"/>
        </w:rPr>
        <w:t xml:space="preserve">For the sample path shown in Fig.4, whose </w:t>
      </w:r>
      <w:proofErr w:type="spellStart"/>
      <w:r w:rsidRPr="00DC060C">
        <w:rPr>
          <w:i/>
          <w:iCs/>
          <w:lang w:eastAsia="zh-CN"/>
        </w:rPr>
        <w:t>R</w:t>
      </w:r>
      <w:r w:rsidRPr="00DC060C">
        <w:rPr>
          <w:i/>
          <w:iCs/>
          <w:vertAlign w:val="subscript"/>
        </w:rPr>
        <w:t>c</w:t>
      </w:r>
      <w:r>
        <w:rPr>
          <w:i/>
          <w:iCs/>
          <w:vertAlign w:val="subscript"/>
        </w:rPr>
        <w:t>_</w:t>
      </w:r>
      <w:r w:rsidRPr="00DC060C">
        <w:rPr>
          <w:i/>
          <w:iCs/>
          <w:vertAlign w:val="subscript"/>
        </w:rPr>
        <w:t>m</w:t>
      </w:r>
      <w:r>
        <w:rPr>
          <w:i/>
          <w:iCs/>
          <w:vertAlign w:val="subscript"/>
        </w:rPr>
        <w:t>ax</w:t>
      </w:r>
      <w:proofErr w:type="spellEnd"/>
      <w:r>
        <w:t>= 200</w:t>
      </w:r>
      <w:r w:rsidRPr="00DC060C">
        <w:rPr>
          <w:i/>
          <w:iCs/>
        </w:rPr>
        <w:t>m</w:t>
      </w:r>
      <w:r>
        <w:t xml:space="preserve"> and </w:t>
      </w:r>
      <w:proofErr w:type="spellStart"/>
      <w:r w:rsidRPr="009D6FE1">
        <w:rPr>
          <w:i/>
          <w:iCs/>
        </w:rPr>
        <w:t>L</w:t>
      </w:r>
      <w:r w:rsidRPr="009D6FE1">
        <w:rPr>
          <w:i/>
          <w:iCs/>
          <w:vertAlign w:val="subscript"/>
        </w:rPr>
        <w:t>s_max</w:t>
      </w:r>
      <w:proofErr w:type="spellEnd"/>
      <w:r>
        <w:rPr>
          <w:lang w:eastAsia="zh-CN"/>
        </w:rPr>
        <w:t>= 145</w:t>
      </w:r>
      <w:r w:rsidRPr="00DC060C">
        <w:rPr>
          <w:i/>
          <w:iCs/>
          <w:lang w:eastAsia="zh-CN"/>
        </w:rPr>
        <w:t>m</w:t>
      </w:r>
      <w:r>
        <w:rPr>
          <w:lang w:eastAsia="zh-CN"/>
        </w:rPr>
        <w:t>, the result is shown in Fig. 9.</w:t>
      </w:r>
    </w:p>
    <w:p w14:paraId="5A30EC33" w14:textId="77777777" w:rsidR="00DE33E7" w:rsidRDefault="00DE33E7" w:rsidP="00DE33E7">
      <w:pPr>
        <w:pStyle w:val="BodyText"/>
        <w:spacing w:line="276" w:lineRule="auto"/>
        <w:ind w:firstLine="289"/>
        <w:rPr>
          <w:lang w:eastAsia="zh-CN"/>
        </w:rPr>
      </w:pPr>
      <w:r w:rsidRPr="007807CC">
        <w:rPr>
          <w:lang w:eastAsia="zh-CN"/>
        </w:rPr>
        <w:t>In conclusion</w:t>
      </w:r>
      <w:r>
        <w:rPr>
          <w:lang w:eastAsia="zh-CN"/>
        </w:rPr>
        <w:t xml:space="preserve">, the preview distance can be calculated using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Pr="00F06767">
        <w:rPr>
          <w:iCs/>
          <w:lang w:eastAsia="zh-CN"/>
        </w:rPr>
        <w:instrText>(21)</w:instrText>
      </w:r>
      <w:r>
        <w:rPr>
          <w:iCs/>
          <w:lang w:eastAsia="zh-CN"/>
        </w:rPr>
        <w:fldChar w:fldCharType="end"/>
      </w:r>
      <w:r>
        <w:rPr>
          <w:iCs/>
          <w:lang w:eastAsia="zh-CN"/>
        </w:rPr>
        <w:fldChar w:fldCharType="end"/>
      </w:r>
      <w:r>
        <w:rPr>
          <w:lang w:eastAsia="zh-CN"/>
        </w:rPr>
        <w:t xml:space="preserve"> given vehicle initial speed </w:t>
      </w:r>
      <w:r w:rsidRPr="00845001">
        <w:rPr>
          <w:i/>
          <w:iCs/>
          <w:lang w:eastAsia="zh-CN"/>
        </w:rPr>
        <w:t>U</w:t>
      </w:r>
      <w:r w:rsidRPr="00845001">
        <w:rPr>
          <w:i/>
          <w:iCs/>
          <w:vertAlign w:val="subscript"/>
          <w:lang w:eastAsia="zh-CN"/>
        </w:rPr>
        <w:t>x</w:t>
      </w:r>
      <w:r>
        <w:rPr>
          <w:i/>
          <w:iCs/>
          <w:vertAlign w:val="subscript"/>
          <w:lang w:eastAsia="zh-CN"/>
        </w:rPr>
        <w:t>0</w:t>
      </w:r>
      <w:r>
        <w:rPr>
          <w:lang w:eastAsia="zh-CN"/>
        </w:rPr>
        <w:t>, path parameters:</w:t>
      </w:r>
      <w:r>
        <w:t xml:space="preserve"> </w:t>
      </w:r>
      <w:proofErr w:type="spellStart"/>
      <w:r w:rsidRPr="00710599">
        <w:rPr>
          <w:i/>
          <w:iCs/>
          <w:lang w:eastAsia="zh-CN"/>
        </w:rPr>
        <w:t>R</w:t>
      </w:r>
      <w:r w:rsidRPr="00710599">
        <w:rPr>
          <w:i/>
          <w:iCs/>
          <w:vertAlign w:val="subscript"/>
        </w:rPr>
        <w:t>c</w:t>
      </w:r>
      <w:r>
        <w:rPr>
          <w:i/>
          <w:iCs/>
          <w:vertAlign w:val="subscript"/>
        </w:rPr>
        <w:t>_</w:t>
      </w:r>
      <w:r w:rsidRPr="00710599">
        <w:rPr>
          <w:i/>
          <w:iCs/>
          <w:vertAlign w:val="subscript"/>
        </w:rPr>
        <w:t>max</w:t>
      </w:r>
      <w:proofErr w:type="spellEnd"/>
      <w:r>
        <w:t xml:space="preserve">, and </w:t>
      </w:r>
      <w:proofErr w:type="spellStart"/>
      <w:r w:rsidRPr="009D6FE1">
        <w:rPr>
          <w:i/>
          <w:iCs/>
        </w:rPr>
        <w:t>L</w:t>
      </w:r>
      <w:r w:rsidRPr="009D6FE1">
        <w:rPr>
          <w:i/>
          <w:iCs/>
          <w:vertAlign w:val="subscript"/>
        </w:rPr>
        <w:t>s_max</w:t>
      </w:r>
      <w:proofErr w:type="spellEnd"/>
      <w:r>
        <w:rPr>
          <w:lang w:eastAsia="zh-CN"/>
        </w:rPr>
        <w:t>, assumed minimum friction coefficien</w:t>
      </w:r>
      <w:r w:rsidRPr="009D6FE1">
        <w:rPr>
          <w:lang w:eastAsia="zh-CN"/>
        </w:rPr>
        <w:t xml:space="preserve">t </w:t>
      </w:r>
      <w:proofErr w:type="spellStart"/>
      <w:r w:rsidRPr="008C4E3D">
        <w:rPr>
          <w:i/>
          <w:iCs/>
          <w:lang w:eastAsia="zh-CN"/>
        </w:rPr>
        <w:t>μ</w:t>
      </w:r>
      <w:r w:rsidRPr="008C4E3D">
        <w:rPr>
          <w:i/>
          <w:iCs/>
          <w:vertAlign w:val="subscript"/>
          <w:lang w:eastAsia="zh-CN"/>
        </w:rPr>
        <w:t>min</w:t>
      </w:r>
      <w:proofErr w:type="spellEnd"/>
      <w:r>
        <w:rPr>
          <w:lang w:eastAsia="zh-CN"/>
        </w:rPr>
        <w:t xml:space="preserve">, and a conservative constant </w:t>
      </w:r>
      <w:r w:rsidRPr="008C4E3D">
        <w:rPr>
          <w:i/>
          <w:iCs/>
          <w:lang w:eastAsia="zh-CN"/>
        </w:rPr>
        <w:t>c</w:t>
      </w:r>
      <w:r>
        <w:rPr>
          <w:lang w:eastAsia="zh-CN"/>
        </w:rPr>
        <w:t>.</w:t>
      </w:r>
    </w:p>
    <w:p w14:paraId="21E25651" w14:textId="77777777" w:rsidR="00DE33E7" w:rsidRDefault="00DE33E7" w:rsidP="00DE33E7">
      <w:pPr>
        <w:pStyle w:val="MTDisplayEquation"/>
      </w:pPr>
      <w:r>
        <w:tab/>
      </w:r>
      <w:r w:rsidR="003876D0" w:rsidRPr="008226CF">
        <w:rPr>
          <w:noProof/>
          <w:position w:val="-14"/>
        </w:rPr>
        <w:object w:dxaOrig="3220" w:dyaOrig="380" w14:anchorId="183C66B9">
          <v:shape id="_x0000_i1025" type="#_x0000_t75" alt="" style="width:141.35pt;height:15.85pt;mso-width-percent:0;mso-height-percent:0;mso-width-percent:0;mso-height-percent:0" o:ole="">
            <v:imagedata r:id="rId77" o:title=""/>
          </v:shape>
          <o:OLEObject Type="Embed" ProgID="Equation.DSMT4" ShapeID="_x0000_i1025" DrawAspect="Content" ObjectID="_1679997731"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876D0">
        <w:fldChar w:fldCharType="begin"/>
      </w:r>
      <w:r w:rsidR="003876D0">
        <w:instrText xml:space="preserve"> SEQ MTEqn \c \* Arabic \* MERGEFORMAT </w:instrText>
      </w:r>
      <w:r w:rsidR="003876D0">
        <w:fldChar w:fldCharType="separate"/>
      </w:r>
      <w:r>
        <w:rPr>
          <w:noProof/>
        </w:rPr>
        <w:instrText>22</w:instrText>
      </w:r>
      <w:r w:rsidR="003876D0">
        <w:rPr>
          <w:noProof/>
        </w:rPr>
        <w:fldChar w:fldCharType="end"/>
      </w:r>
      <w:r>
        <w:instrText>)</w:instrText>
      </w:r>
      <w:r>
        <w:fldChar w:fldCharType="end"/>
      </w:r>
    </w:p>
    <w:p w14:paraId="5A9950EC" w14:textId="77777777" w:rsidR="00D25020" w:rsidRPr="00EA7F6F" w:rsidRDefault="00D25020" w:rsidP="00BD3798">
      <w:pPr>
        <w:pStyle w:val="BodyText"/>
        <w:rPr>
          <w:lang w:eastAsia="zh-CN"/>
        </w:rPr>
      </w:pPr>
    </w:p>
    <w:p w14:paraId="010A8556" w14:textId="12ADAD37" w:rsidR="003A4C4B" w:rsidRDefault="006038BD" w:rsidP="000D0B4C">
      <w:pPr>
        <w:pStyle w:val="ListParagraph"/>
        <w:ind w:firstLineChars="0" w:firstLine="0"/>
        <w:jc w:val="both"/>
        <w:rPr>
          <w:lang w:eastAsia="zh-CN"/>
        </w:rPr>
      </w:pPr>
      <w:r>
        <w:rPr>
          <w:noProof/>
        </w:rPr>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EA3036" w:rsidRDefault="00EA3036"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EA3036" w:rsidRPr="0020055D" w:rsidRDefault="00EA3036"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" stroked="f">
                <v:textbox>
                  <w:txbxContent>
                    <w:p w14:paraId="5B2DED20" w14:textId="5C6F477E" w:rsidR="00EA3036" w:rsidRDefault="00EA3036"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EA3036" w:rsidRPr="0020055D" w:rsidRDefault="00EA3036" w:rsidP="006038BD">
                      <w:pPr>
                        <w:pStyle w:val="figurecaption"/>
                        <w:numPr>
                          <w:ilvl w:val="0"/>
                          <w:numId w:val="0"/>
                        </w:numPr>
                        <w:jc w:val="both"/>
                        <w:rPr>
                          <w:lang w:eastAsia="zh-CN"/>
                        </w:rPr>
                      </w:pPr>
                      <w:r>
                        <w:t>Figure 8. The stopping distance on e</w:t>
                      </w:r>
                      <w:r>
                        <w:rPr>
                          <w:lang w:eastAsia="zh-CN"/>
                        </w:rPr>
                        <w:t xml:space="preserve">ntering clothoid path with an initial speed </w:t>
                      </w:r>
                      <w:r w:rsidRPr="003A3E0C">
                        <w:rPr>
                          <w:i/>
                          <w:iCs/>
                          <w:lang w:eastAsia="zh-CN"/>
                        </w:rPr>
                        <w:t>U</w:t>
                      </w:r>
                      <w:r w:rsidRPr="003A3E0C">
                        <w:rPr>
                          <w:i/>
                          <w:iCs/>
                          <w:vertAlign w:val="subscript"/>
                          <w:lang w:eastAsia="zh-CN"/>
                        </w:rPr>
                        <w:t>x0</w:t>
                      </w:r>
                      <w:r w:rsidRPr="003A3E0C">
                        <w:rPr>
                          <w:i/>
                          <w:iCs/>
                          <w:lang w:eastAsia="zh-CN"/>
                        </w:rPr>
                        <w:t xml:space="preserve"> </w:t>
                      </w:r>
                      <w:r>
                        <w:rPr>
                          <w:i/>
                          <w:iCs/>
                          <w:lang w:eastAsia="zh-CN"/>
                        </w:rPr>
                        <w:t xml:space="preserve">= </w:t>
                      </w:r>
                      <w:r>
                        <w:rPr>
                          <w:lang w:eastAsia="zh-CN"/>
                        </w:rPr>
                        <w:t xml:space="preserve">40m/s. In this plot, </w:t>
                      </w:r>
                      <w:r w:rsidRPr="00CF52BB">
                        <w:rPr>
                          <w:i/>
                          <w:iCs/>
                          <w:lang w:eastAsia="zh-CN"/>
                        </w:rPr>
                        <w:t>R</w:t>
                      </w:r>
                      <w:r w:rsidRPr="00CF52BB">
                        <w:rPr>
                          <w:i/>
                          <w:iCs/>
                          <w:vertAlign w:val="subscript"/>
                          <w:lang w:eastAsia="zh-CN"/>
                        </w:rPr>
                        <w:t>c</w:t>
                      </w:r>
                      <w:r w:rsidRPr="00CF52BB">
                        <w:rPr>
                          <w:i/>
                          <w:iCs/>
                          <w:lang w:eastAsia="zh-CN"/>
                        </w:rPr>
                        <w:t xml:space="preserve"> = 1/κ</w:t>
                      </w:r>
                      <w:r w:rsidRPr="00CF52BB">
                        <w:rPr>
                          <w:i/>
                          <w:iCs/>
                          <w:vertAlign w:val="subscript"/>
                          <w:lang w:eastAsia="zh-CN"/>
                        </w:rPr>
                        <w:t>c</w:t>
                      </w:r>
                      <w:r>
                        <w:rPr>
                          <w:lang w:eastAsia="zh-CN"/>
                        </w:rPr>
                        <w:t xml:space="preserve">. </w:t>
                      </w:r>
                    </w:p>
                  </w:txbxContent>
                </v:textbox>
                <w10:anchorlock/>
              </v:shape>
            </w:pict>
          </mc:Fallback>
        </mc:AlternateContent>
      </w:r>
    </w:p>
    <w:p w14:paraId="07196DE6" w14:textId="54EEF65E" w:rsidR="00997797" w:rsidRDefault="00AB72E5" w:rsidP="00EE4D07">
      <w:pPr>
        <w:pStyle w:val="BodyText"/>
        <w:ind w:firstLine="0"/>
        <w:rPr>
          <w:lang w:eastAsia="zh-CN"/>
        </w:rPr>
      </w:pPr>
      <w:r>
        <w:rPr>
          <w:noProof/>
        </w:rPr>
        <w:lastRenderedPageBreak/>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EA3036" w:rsidRDefault="00EA3036"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EA3036" w:rsidRPr="0020055D" w:rsidRDefault="00EA3036"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" stroked="f">
                <v:textbox>
                  <w:txbxContent>
                    <w:p w14:paraId="451F091C" w14:textId="361C4888" w:rsidR="00EA3036" w:rsidRDefault="00EA3036"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EA3036" w:rsidRPr="0020055D" w:rsidRDefault="00EA3036" w:rsidP="00AB72E5">
                      <w:pPr>
                        <w:pStyle w:val="figurecaption"/>
                        <w:numPr>
                          <w:ilvl w:val="0"/>
                          <w:numId w:val="0"/>
                        </w:numPr>
                        <w:jc w:val="both"/>
                        <w:rPr>
                          <w:lang w:eastAsia="zh-CN"/>
                        </w:rPr>
                      </w:pPr>
                      <w:r>
                        <w:t xml:space="preserve">Figure 9. The minimum preview distance </w:t>
                      </w:r>
                      <w:r>
                        <w:rPr>
                          <w:lang w:eastAsia="zh-CN"/>
                        </w:rPr>
                        <w:t>with different initial speeds</w:t>
                      </w:r>
                      <w:r>
                        <w:t xml:space="preserve"> </w:t>
                      </w:r>
                      <w:r>
                        <w:rPr>
                          <w:lang w:eastAsia="zh-CN"/>
                        </w:rPr>
                        <w:t>for the sample path (</w:t>
                      </w:r>
                      <w:r w:rsidRPr="00595CAF">
                        <w:rPr>
                          <w:i/>
                          <w:iCs/>
                          <w:lang w:eastAsia="zh-CN"/>
                        </w:rPr>
                        <w:t>R</w:t>
                      </w:r>
                      <w:r w:rsidRPr="00595CAF">
                        <w:rPr>
                          <w:i/>
                          <w:iCs/>
                          <w:vertAlign w:val="subscript"/>
                        </w:rPr>
                        <w:t>c_max</w:t>
                      </w:r>
                      <w:r w:rsidRPr="00595CAF">
                        <w:rPr>
                          <w:i/>
                          <w:iCs/>
                        </w:rPr>
                        <w:t>= 200</w:t>
                      </w:r>
                      <w:r>
                        <w:rPr>
                          <w:i/>
                          <w:iCs/>
                        </w:rPr>
                        <w:t>m</w:t>
                      </w:r>
                      <w:r>
                        <w:t xml:space="preserve"> and </w:t>
                      </w:r>
                      <w:r w:rsidRPr="00595CAF">
                        <w:rPr>
                          <w:i/>
                          <w:iCs/>
                        </w:rPr>
                        <w:t>L</w:t>
                      </w:r>
                      <w:r w:rsidRPr="00595CAF">
                        <w:rPr>
                          <w:i/>
                          <w:iCs/>
                          <w:vertAlign w:val="subscript"/>
                        </w:rPr>
                        <w:t>s_max</w:t>
                      </w:r>
                      <w:r w:rsidRPr="00595CAF">
                        <w:rPr>
                          <w:i/>
                          <w:iCs/>
                          <w:lang w:eastAsia="zh-CN"/>
                        </w:rPr>
                        <w:t>= 145</w:t>
                      </w:r>
                      <w:r>
                        <w:rPr>
                          <w:i/>
                          <w:iCs/>
                          <w:lang w:eastAsia="zh-CN"/>
                        </w:rPr>
                        <w:t>m</w:t>
                      </w:r>
                      <w:r>
                        <w:rPr>
                          <w:lang w:eastAsia="zh-CN"/>
                        </w:rPr>
                        <w:t>) shown in Fig.4</w:t>
                      </w:r>
                    </w:p>
                  </w:txbxContent>
                </v:textbox>
                <w10:anchorlock/>
              </v:shape>
            </w:pict>
          </mc:Fallback>
        </mc:AlternateContent>
      </w:r>
    </w:p>
    <w:p w14:paraId="0B030B8A" w14:textId="78B549F1" w:rsidR="00913A12" w:rsidRPr="00615284" w:rsidRDefault="009E798A" w:rsidP="003B527E">
      <w:pPr>
        <w:pStyle w:val="BodyText"/>
      </w:pPr>
      <w:ins w:id="144" w:author="Craig Beal" w:date="2021-04-15T13:11:00Z">
        <w:r>
          <w:t xml:space="preserve">For comparison, </w:t>
        </w:r>
      </w:ins>
      <w:del w:id="145" w:author="Craig Beal" w:date="2021-04-15T13:11:00Z">
        <w:r w:rsidR="00ED2E82" w:rsidDel="009E798A">
          <w:delText>M</w:delText>
        </w:r>
      </w:del>
      <w:ins w:id="146" w:author="Craig Beal" w:date="2021-04-15T13:11:00Z">
        <w:r>
          <w:t>m</w:t>
        </w:r>
      </w:ins>
      <w:r w:rsidR="00ED2E82">
        <w:t>ost</w:t>
      </w:r>
      <w:r w:rsidR="0015655A">
        <w:t xml:space="preserve"> human driver</w:t>
      </w:r>
      <w:r w:rsidR="00BC1272">
        <w:t>s</w:t>
      </w:r>
      <w:r w:rsidR="0015655A">
        <w:t xml:space="preserve"> </w:t>
      </w:r>
      <w:r w:rsidR="00ED2E82">
        <w:t xml:space="preserve">with </w:t>
      </w:r>
      <w:r w:rsidR="00BC1272">
        <w:t xml:space="preserve">the </w:t>
      </w:r>
      <w:r w:rsidR="00737DAE">
        <w:t>required</w:t>
      </w:r>
      <w:r w:rsidR="00ED2E82">
        <w:t xml:space="preserve"> </w:t>
      </w:r>
      <w:r w:rsidR="00E33B99">
        <w:t xml:space="preserve">driving </w:t>
      </w:r>
      <w:r w:rsidR="00ED2E82">
        <w:t xml:space="preserve">vision </w:t>
      </w:r>
      <w:r w:rsidR="0015655A">
        <w:t>can only see</w:t>
      </w:r>
      <w:r w:rsidR="00C51CE3">
        <w:t xml:space="preserve"> </w:t>
      </w:r>
      <w:r w:rsidR="00287123">
        <w:t xml:space="preserve">the road </w:t>
      </w:r>
      <w:r w:rsidR="00E33B99">
        <w:t>approximately</w:t>
      </w:r>
      <w:r w:rsidR="00C51CE3">
        <w:t xml:space="preserve"> </w:t>
      </w:r>
      <w:r w:rsidR="006062D9">
        <w:t>500</w:t>
      </w:r>
      <w:r w:rsidR="00C51CE3">
        <w:t>m</w:t>
      </w:r>
      <w:r w:rsidR="0015655A">
        <w:t xml:space="preserve"> </w:t>
      </w:r>
      <w:r w:rsidR="00287123">
        <w:t>ahead</w:t>
      </w:r>
      <w:ins w:id="147" w:author="Craig Beal" w:date="2021-04-15T13:11:00Z">
        <w:r>
          <w:t>,</w:t>
        </w:r>
      </w:ins>
      <w:r w:rsidR="00287123">
        <w:t xml:space="preserve"> </w:t>
      </w:r>
      <w:r w:rsidR="0015655A">
        <w:t xml:space="preserve">even </w:t>
      </w:r>
      <w:r w:rsidR="00BC1272">
        <w:t>o</w:t>
      </w:r>
      <w:r w:rsidR="0015655A">
        <w:t xml:space="preserve">n </w:t>
      </w:r>
      <w:r w:rsidR="00BC1272">
        <w:t>a</w:t>
      </w:r>
      <w:r w:rsidR="0015655A">
        <w:t xml:space="preserve"> clear day</w:t>
      </w:r>
      <w:r w:rsidR="00ED2E82">
        <w:t xml:space="preserve"> </w:t>
      </w:r>
      <w:del w:id="148" w:author="Craig Beal" w:date="2021-04-15T13:11:00Z">
        <w:r w:rsidR="00ED2E82" w:rsidDel="009E798A">
          <w:delText>when driving</w:delText>
        </w:r>
        <w:r w:rsidR="00302C1F" w:rsidDel="009E798A">
          <w:delText xml:space="preserve"> </w:delText>
        </w:r>
      </w:del>
      <w:r w:rsidR="00FB596D" w:rsidRPr="00F02752">
        <w:rPr>
          <w:highlight w:val="yellow"/>
        </w:rPr>
        <w:t>[ref]</w:t>
      </w:r>
      <w:r w:rsidR="000103D1" w:rsidRPr="00F02752">
        <w:rPr>
          <w:highlight w:val="yellow"/>
        </w:rPr>
        <w:t>.</w:t>
      </w:r>
      <w:r w:rsidR="00737DAE">
        <w:t xml:space="preserve"> </w:t>
      </w:r>
      <w:del w:id="149" w:author="Craig Beal" w:date="2021-04-15T13:12:00Z">
        <w:r w:rsidR="00CD7B83" w:rsidDel="009E798A">
          <w:delText>Unfortunately, the</w:delText>
        </w:r>
      </w:del>
      <w:ins w:id="150" w:author="Craig Beal" w:date="2021-04-15T13:12:00Z">
        <w:r>
          <w:t>This</w:t>
        </w:r>
      </w:ins>
      <w:r w:rsidR="00CD7B83">
        <w:t xml:space="preserve"> visibility </w:t>
      </w:r>
      <w:ins w:id="151" w:author="Craig Beal" w:date="2021-04-15T13:12:00Z">
        <w:r>
          <w:t xml:space="preserve">is also </w:t>
        </w:r>
      </w:ins>
      <w:r w:rsidR="00CD7B83">
        <w:t>reduce</w:t>
      </w:r>
      <w:ins w:id="152" w:author="Craig Beal" w:date="2021-04-15T13:12:00Z">
        <w:r>
          <w:t>d</w:t>
        </w:r>
      </w:ins>
      <w:del w:id="153" w:author="Craig Beal" w:date="2021-04-15T13:12:00Z">
        <w:r w:rsidR="00CD7B83" w:rsidDel="009E798A">
          <w:delText>s</w:delText>
        </w:r>
      </w:del>
      <w:r w:rsidR="00CD7B83">
        <w:t xml:space="preserve"> </w:t>
      </w:r>
      <w:del w:id="154" w:author="Craig Beal" w:date="2021-04-15T13:12:00Z">
        <w:r w:rsidR="00CD7B83" w:rsidDel="009E798A">
          <w:delText>a lot</w:delText>
        </w:r>
      </w:del>
      <w:ins w:id="155" w:author="Craig Beal" w:date="2021-04-15T13:12:00Z">
        <w:r>
          <w:t>significantly</w:t>
        </w:r>
      </w:ins>
      <w:r w:rsidR="00737DAE">
        <w:t xml:space="preserve"> </w:t>
      </w:r>
      <w:r w:rsidR="00C452CA">
        <w:t xml:space="preserve">during </w:t>
      </w:r>
      <w:r w:rsidR="00C452CA" w:rsidRPr="00C452CA">
        <w:t>darkness</w:t>
      </w:r>
      <w:r w:rsidR="00C452CA">
        <w:t xml:space="preserve"> </w:t>
      </w:r>
      <w:r w:rsidR="00771AF6">
        <w:t>and</w:t>
      </w:r>
      <w:r w:rsidR="00CD7B83">
        <w:t xml:space="preserve"> adverse </w:t>
      </w:r>
      <w:r w:rsidR="00EA7D31">
        <w:t>weather, such</w:t>
      </w:r>
      <w:r w:rsidR="00701AFE">
        <w:t xml:space="preserve"> as fog, rain, and snow, </w:t>
      </w:r>
      <w:r w:rsidR="00CD7B83">
        <w:t xml:space="preserve">where </w:t>
      </w:r>
      <w:del w:id="156" w:author="Craig Beal" w:date="2021-04-15T13:12:00Z">
        <w:r w:rsidR="00737DAE" w:rsidDel="009E798A">
          <w:delText xml:space="preserve">dangerous </w:delText>
        </w:r>
      </w:del>
      <w:ins w:id="157" w:author="Craig Beal" w:date="2021-04-15T13:12:00Z">
        <w:r>
          <w:t>hazardous</w:t>
        </w:r>
        <w:r>
          <w:t xml:space="preserve"> </w:t>
        </w:r>
      </w:ins>
      <w:r w:rsidR="00737DAE">
        <w:t xml:space="preserve">road </w:t>
      </w:r>
      <w:ins w:id="158" w:author="Craig Beal" w:date="2021-04-15T13:12:00Z">
        <w:r>
          <w:t xml:space="preserve">friction </w:t>
        </w:r>
      </w:ins>
      <w:r w:rsidR="00737DAE">
        <w:t>condition</w:t>
      </w:r>
      <w:ins w:id="159" w:author="Craig Beal" w:date="2021-04-15T13:12:00Z">
        <w:r>
          <w:t>s</w:t>
        </w:r>
      </w:ins>
      <w:r w:rsidR="00737DAE">
        <w:t xml:space="preserve"> </w:t>
      </w:r>
      <w:ins w:id="160" w:author="Craig Beal" w:date="2021-04-15T13:12:00Z">
        <w:r>
          <w:t xml:space="preserve">often </w:t>
        </w:r>
      </w:ins>
      <w:r w:rsidR="00CD7B83">
        <w:t>occur</w:t>
      </w:r>
      <w:del w:id="161" w:author="Craig Beal" w:date="2021-04-15T13:12:00Z">
        <w:r w:rsidR="00CD7B83" w:rsidDel="009E798A">
          <w:delText>s</w:delText>
        </w:r>
      </w:del>
      <w:r w:rsidR="00CD7B83">
        <w:t>.</w:t>
      </w:r>
      <w:del w:id="162" w:author="Craig Beal" w:date="2021-04-15T13:12:00Z">
        <w:r w:rsidR="001A100E" w:rsidDel="009E798A">
          <w:delText xml:space="preserve"> Besides,</w:delText>
        </w:r>
      </w:del>
      <w:r w:rsidR="00051B18">
        <w:t xml:space="preserve"> </w:t>
      </w:r>
      <w:ins w:id="163" w:author="Craig Beal" w:date="2021-04-15T13:12:00Z">
        <w:r>
          <w:t>T</w:t>
        </w:r>
      </w:ins>
      <w:del w:id="164" w:author="Craig Beal" w:date="2021-04-15T13:12:00Z">
        <w:r w:rsidR="00051B18" w:rsidDel="009E798A">
          <w:delText>t</w:delText>
        </w:r>
      </w:del>
      <w:proofErr w:type="gramStart"/>
      <w:r w:rsidR="00051B18">
        <w:t>he</w:t>
      </w:r>
      <w:proofErr w:type="gramEnd"/>
      <w:r w:rsidR="00051B18">
        <w:t xml:space="preserve"> driver</w:t>
      </w:r>
      <w:r w:rsidR="00A64785">
        <w:t xml:space="preserve">’s sight is </w:t>
      </w:r>
      <w:ins w:id="165" w:author="Craig Beal" w:date="2021-04-15T13:12:00Z">
        <w:r>
          <w:t xml:space="preserve">further </w:t>
        </w:r>
      </w:ins>
      <w:r w:rsidR="00A64785">
        <w:t xml:space="preserve">limited </w:t>
      </w:r>
      <w:del w:id="166" w:author="Craig Beal" w:date="2021-04-15T13:12:00Z">
        <w:r w:rsidR="00A64785" w:rsidDel="009E798A">
          <w:delText>a</w:delText>
        </w:r>
      </w:del>
      <w:ins w:id="167" w:author="Craig Beal" w:date="2021-04-15T13:12:00Z">
        <w:r>
          <w:t>by road geometry su</w:t>
        </w:r>
      </w:ins>
      <w:ins w:id="168" w:author="Craig Beal" w:date="2021-04-15T13:13:00Z">
        <w:r>
          <w:t>ch as</w:t>
        </w:r>
      </w:ins>
      <w:del w:id="169" w:author="Craig Beal" w:date="2021-04-15T13:12:00Z">
        <w:r w:rsidR="00A64785" w:rsidDel="009E798A">
          <w:delText>t</w:delText>
        </w:r>
      </w:del>
      <w:r w:rsidR="00A64785">
        <w:t xml:space="preserve"> </w:t>
      </w:r>
      <w:del w:id="170" w:author="Craig Beal" w:date="2021-04-15T13:13:00Z">
        <w:r w:rsidR="001A6AE6" w:rsidDel="009E798A">
          <w:delText xml:space="preserve">path </w:delText>
        </w:r>
      </w:del>
      <w:r w:rsidR="00A64785">
        <w:t xml:space="preserve">corners and </w:t>
      </w:r>
      <w:ins w:id="171" w:author="Craig Beal" w:date="2021-04-15T13:13:00Z">
        <w:r>
          <w:t xml:space="preserve">crests of </w:t>
        </w:r>
      </w:ins>
      <w:r w:rsidR="00A64785">
        <w:t>hill</w:t>
      </w:r>
      <w:r w:rsidR="008A5681">
        <w:t>s</w:t>
      </w:r>
      <w:r w:rsidR="00A64785">
        <w:t>.</w:t>
      </w:r>
      <w:r w:rsidR="001A100E">
        <w:t xml:space="preserve"> </w:t>
      </w:r>
      <w:r w:rsidR="00B35D26">
        <w:t>Thus,</w:t>
      </w:r>
      <w:r w:rsidR="001A100E">
        <w:t xml:space="preserve"> the preview </w:t>
      </w:r>
      <w:r w:rsidR="003B527E">
        <w:t xml:space="preserve">of road friction </w:t>
      </w:r>
      <w:ins w:id="172" w:author="Craig Beal" w:date="2021-04-15T13:13:00Z">
        <w:r>
          <w:t xml:space="preserve">and geometry </w:t>
        </w:r>
      </w:ins>
      <w:r w:rsidR="00EF1DA1">
        <w:t xml:space="preserve">could </w:t>
      </w:r>
      <w:del w:id="173" w:author="Craig Beal" w:date="2021-04-15T13:13:00Z">
        <w:r w:rsidR="00EF1DA1" w:rsidDel="009E798A">
          <w:delText xml:space="preserve">help </w:delText>
        </w:r>
        <w:r w:rsidR="00C452CA" w:rsidDel="009E798A">
          <w:delText xml:space="preserve">a lot </w:delText>
        </w:r>
        <w:r w:rsidR="00EF1DA1" w:rsidDel="009E798A">
          <w:delText>for</w:delText>
        </w:r>
      </w:del>
      <w:ins w:id="174" w:author="Craig Beal" w:date="2021-04-15T13:13:00Z">
        <w:r>
          <w:t>provide significant benefit for</w:t>
        </w:r>
      </w:ins>
      <w:del w:id="175" w:author="Craig Beal" w:date="2021-04-15T13:13:00Z">
        <w:r w:rsidR="00C452CA" w:rsidDel="009E798A">
          <w:delText xml:space="preserve"> the</w:delText>
        </w:r>
      </w:del>
      <w:r w:rsidR="00C452CA">
        <w:t xml:space="preserve"> driver</w:t>
      </w:r>
      <w:ins w:id="176" w:author="Craig Beal" w:date="2021-04-15T13:13:00Z">
        <w:r>
          <w:t>s</w:t>
        </w:r>
      </w:ins>
      <w:r w:rsidR="00C452CA">
        <w:t xml:space="preserve"> to </w:t>
      </w:r>
      <w:del w:id="177" w:author="Craig Beal" w:date="2021-04-15T13:13:00Z">
        <w:r w:rsidR="00C452CA" w:rsidDel="00D3645E">
          <w:delText>take action</w:delText>
        </w:r>
      </w:del>
      <w:ins w:id="178" w:author="Craig Beal" w:date="2021-04-15T13:13:00Z">
        <w:r w:rsidR="00D3645E">
          <w:t>adjust their d</w:t>
        </w:r>
      </w:ins>
      <w:ins w:id="179" w:author="Craig Beal" w:date="2021-04-15T13:14:00Z">
        <w:r w:rsidR="00D3645E">
          <w:t>riving speed</w:t>
        </w:r>
      </w:ins>
      <w:r w:rsidR="00C452CA">
        <w:t xml:space="preserve"> proactively</w:t>
      </w:r>
      <w:r w:rsidR="00615284">
        <w:t>.</w:t>
      </w:r>
    </w:p>
    <w:p w14:paraId="65871D0D" w14:textId="77777777" w:rsidR="00780C10" w:rsidRDefault="00980E2A" w:rsidP="00780C10">
      <w:pPr>
        <w:pStyle w:val="Heading1"/>
        <w:spacing w:before="120" w:after="120"/>
      </w:pPr>
      <w:commentRangeStart w:id="180"/>
      <w:r>
        <w:t>Application Case</w:t>
      </w:r>
      <w:r w:rsidR="00BC037E">
        <w:t xml:space="preserve"> and Simulation Results</w:t>
      </w:r>
      <w:commentRangeEnd w:id="180"/>
      <w:r w:rsidR="009E798A">
        <w:rPr>
          <w:rStyle w:val="CommentReference"/>
          <w:smallCaps w:val="0"/>
          <w:kern w:val="0"/>
        </w:rPr>
        <w:commentReference w:id="180"/>
      </w:r>
    </w:p>
    <w:p w14:paraId="717D31B0" w14:textId="75DD8E57" w:rsidR="00764E20" w:rsidRDefault="00764E20" w:rsidP="00764E20">
      <w:pPr>
        <w:pStyle w:val="BodyText"/>
        <w:rPr>
          <w:lang w:eastAsia="zh-CN"/>
        </w:rPr>
      </w:pPr>
      <w:r>
        <w:t xml:space="preserve">This work presents an application case to demonstrate the </w:t>
      </w:r>
      <w:r w:rsidRPr="009B358D">
        <w:rPr>
          <w:lang w:eastAsia="zh-CN"/>
        </w:rPr>
        <w:t xml:space="preserve">efficacy of </w:t>
      </w:r>
      <w:r>
        <w:rPr>
          <w:lang w:eastAsia="zh-CN"/>
        </w:rPr>
        <w:t xml:space="preserve">velocity profile planning. In this </w:t>
      </w:r>
      <w:r w:rsidRPr="009B358D">
        <w:rPr>
          <w:lang w:eastAsia="zh-CN"/>
        </w:rPr>
        <w:t>case</w:t>
      </w:r>
      <w:r>
        <w:rPr>
          <w:lang w:eastAsia="zh-CN"/>
        </w:rPr>
        <w:t>, a</w:t>
      </w:r>
      <w:r w:rsidRPr="009B358D">
        <w:rPr>
          <w:lang w:eastAsia="zh-CN"/>
        </w:rPr>
        <w:t xml:space="preserve"> vehicle </w:t>
      </w:r>
      <w:del w:id="181" w:author="Craig Beal" w:date="2021-04-15T13:08:00Z">
        <w:r w:rsidRPr="009B358D" w:rsidDel="009E798A">
          <w:rPr>
            <w:lang w:eastAsia="zh-CN"/>
          </w:rPr>
          <w:delText xml:space="preserve">is navigating </w:delText>
        </w:r>
      </w:del>
      <w:r>
        <w:rPr>
          <w:lang w:eastAsia="zh-CN"/>
        </w:rPr>
        <w:t>follow</w:t>
      </w:r>
      <w:ins w:id="182" w:author="Craig Beal" w:date="2021-04-15T13:08:00Z">
        <w:r w:rsidR="009E798A">
          <w:rPr>
            <w:lang w:eastAsia="zh-CN"/>
          </w:rPr>
          <w:t>s</w:t>
        </w:r>
      </w:ins>
      <w:del w:id="183" w:author="Craig Beal" w:date="2021-04-15T13:08:00Z">
        <w:r w:rsidDel="009E798A">
          <w:rPr>
            <w:lang w:eastAsia="zh-CN"/>
          </w:rPr>
          <w:delText>ing</w:delText>
        </w:r>
      </w:del>
      <w:r>
        <w:rPr>
          <w:lang w:eastAsia="zh-CN"/>
        </w:rPr>
        <w:t xml:space="preserve"> the path shown in Fig.</w:t>
      </w:r>
      <w:ins w:id="184" w:author="Craig Beal" w:date="2021-04-15T13:08:00Z">
        <w:r w:rsidR="009E798A">
          <w:rPr>
            <w:lang w:eastAsia="zh-CN"/>
          </w:rPr>
          <w:t xml:space="preserve"> </w:t>
        </w:r>
      </w:ins>
      <w:r>
        <w:rPr>
          <w:lang w:eastAsia="zh-CN"/>
        </w:rPr>
        <w:t>4</w:t>
      </w:r>
      <w:r w:rsidRPr="009B358D">
        <w:rPr>
          <w:lang w:eastAsia="zh-CN"/>
        </w:rPr>
        <w:t xml:space="preserve"> with </w:t>
      </w:r>
      <w:ins w:id="185" w:author="Craig Beal" w:date="2021-04-15T13:08:00Z">
        <w:r w:rsidR="009E798A">
          <w:rPr>
            <w:lang w:eastAsia="zh-CN"/>
          </w:rPr>
          <w:t xml:space="preserve">the hypothetical </w:t>
        </w:r>
      </w:ins>
      <w:ins w:id="186" w:author="Craig Beal" w:date="2021-04-15T13:09:00Z">
        <w:r w:rsidR="009E798A">
          <w:rPr>
            <w:lang w:eastAsia="zh-CN"/>
          </w:rPr>
          <w:t xml:space="preserve">station-dependent </w:t>
        </w:r>
      </w:ins>
      <w:del w:id="187" w:author="Craig Beal" w:date="2021-04-15T13:09:00Z">
        <w:r w:rsidRPr="009B358D" w:rsidDel="009E798A">
          <w:rPr>
            <w:lang w:eastAsia="zh-CN"/>
          </w:rPr>
          <w:delText xml:space="preserve">changing </w:delText>
        </w:r>
      </w:del>
      <w:r w:rsidRPr="009B358D">
        <w:rPr>
          <w:lang w:eastAsia="zh-CN"/>
        </w:rPr>
        <w:t>friction conditions</w:t>
      </w:r>
      <w:ins w:id="188" w:author="Craig Beal" w:date="2021-04-15T13:09:00Z">
        <w:r w:rsidR="009E798A">
          <w:rPr>
            <w:lang w:eastAsia="zh-CN"/>
          </w:rPr>
          <w:t xml:space="preserve"> given in Fig. 5</w:t>
        </w:r>
      </w:ins>
      <w:r>
        <w:rPr>
          <w:lang w:eastAsia="zh-CN"/>
        </w:rPr>
        <w:t xml:space="preserve">.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356BE2F" w:rsidR="00EA3036" w:rsidRDefault="00EA3036" w:rsidP="00915160">
                            <w:pPr>
                              <w:pStyle w:val="figurecaption"/>
                              <w:numPr>
                                <w:ilvl w:val="0"/>
                                <w:numId w:val="0"/>
                              </w:numPr>
                              <w:spacing w:before="0" w:after="120"/>
                              <w:ind w:leftChars="-1" w:left="-2"/>
                            </w:pPr>
                            <w:r w:rsidRPr="00C85A44">
                              <w:drawing>
                                <wp:inline distT="0" distB="0" distL="0" distR="0" wp14:anchorId="2EE6FC0A" wp14:editId="2A372EB9">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F4E24C0" w14:textId="1E2A454E" w:rsidR="00EA3036" w:rsidRDefault="00EA3036"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3"/>
                                          <a:stretch>
                                            <a:fillRect/>
                                          </a:stretch>
                                        </pic:blipFill>
                                        <pic:spPr>
                                          <a:xfrm>
                                            <a:off x="0" y="0"/>
                                            <a:ext cx="2926397" cy="1071659"/>
                                          </a:xfrm>
                                          <a:prstGeom prst="rect">
                                            <a:avLst/>
                                          </a:prstGeom>
                                        </pic:spPr>
                                      </pic:pic>
                                    </a:graphicData>
                                  </a:graphic>
                                </wp:inline>
                              </w:drawing>
                            </w:r>
                          </w:p>
                          <w:p w14:paraId="32F03DBB" w14:textId="5F0846B8" w:rsidR="00EA3036" w:rsidRDefault="00EA3036"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" stroked="f">
                <v:textbox>
                  <w:txbxContent>
                    <w:p w14:paraId="671F32E4" w14:textId="1356BE2F" w:rsidR="00EA3036" w:rsidRDefault="00EA3036" w:rsidP="00915160">
                      <w:pPr>
                        <w:pStyle w:val="figurecaption"/>
                        <w:numPr>
                          <w:ilvl w:val="0"/>
                          <w:numId w:val="0"/>
                        </w:numPr>
                        <w:spacing w:before="0" w:after="120"/>
                        <w:ind w:leftChars="-1" w:left="-2"/>
                      </w:pPr>
                      <w:r w:rsidRPr="00C85A44">
                        <w:drawing>
                          <wp:inline distT="0" distB="0" distL="0" distR="0" wp14:anchorId="2EE6FC0A" wp14:editId="2A372EB9">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F4E24C0" w14:textId="1E2A454E" w:rsidR="00EA3036" w:rsidRDefault="00EA3036"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3"/>
                                    <a:stretch>
                                      <a:fillRect/>
                                    </a:stretch>
                                  </pic:blipFill>
                                  <pic:spPr>
                                    <a:xfrm>
                                      <a:off x="0" y="0"/>
                                      <a:ext cx="2926397" cy="1071659"/>
                                    </a:xfrm>
                                    <a:prstGeom prst="rect">
                                      <a:avLst/>
                                    </a:prstGeom>
                                  </pic:spPr>
                                </pic:pic>
                              </a:graphicData>
                            </a:graphic>
                          </wp:inline>
                        </w:drawing>
                      </w:r>
                    </w:p>
                    <w:p w14:paraId="32F03DBB" w14:textId="5F0846B8" w:rsidR="00EA3036" w:rsidRDefault="00EA3036"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6F099853" w:rsidR="00C2692F" w:rsidRDefault="00C2692F">
      <w:pPr>
        <w:pStyle w:val="Heading1"/>
      </w:pPr>
      <w:r>
        <w:t>Conclusio</w:t>
      </w:r>
      <w:r w:rsidR="007403C6">
        <w:t>n</w:t>
      </w:r>
      <w:r w:rsidR="00101CBC">
        <w:t xml:space="preserve"> and Future Work</w:t>
      </w:r>
    </w:p>
    <w:p w14:paraId="49807F9F" w14:textId="37D67F5C" w:rsidR="009E227C" w:rsidRDefault="00446DAA">
      <w:pPr>
        <w:pStyle w:val="Text"/>
        <w:rPr>
          <w:rFonts w:eastAsiaTheme="minorEastAsia"/>
        </w:rPr>
      </w:pPr>
      <w:del w:id="189" w:author="Craig Beal" w:date="2021-04-15T13:04:00Z">
        <w:r w:rsidDel="009E798A">
          <w:delText>In t</w:delText>
        </w:r>
      </w:del>
      <w:ins w:id="190" w:author="Craig Beal" w:date="2021-04-15T13:04:00Z">
        <w:r w:rsidR="009E798A">
          <w:t>T</w:t>
        </w:r>
      </w:ins>
      <w:r>
        <w:t>his paper</w:t>
      </w:r>
      <w:ins w:id="191" w:author="Craig Beal" w:date="2021-04-15T13:04:00Z">
        <w:r w:rsidR="009E798A">
          <w:t xml:space="preserve"> has </w:t>
        </w:r>
      </w:ins>
      <w:del w:id="192" w:author="Craig Beal" w:date="2021-04-15T13:04:00Z">
        <w:r w:rsidDel="009E798A">
          <w:delText>, we</w:delText>
        </w:r>
        <w:r w:rsidR="00856072" w:rsidDel="009E798A">
          <w:rPr>
            <w:rFonts w:eastAsiaTheme="minorEastAsia"/>
          </w:rPr>
          <w:delText xml:space="preserve"> present</w:delText>
        </w:r>
      </w:del>
      <w:ins w:id="193" w:author="Craig Beal" w:date="2021-04-15T13:04:00Z">
        <w:r w:rsidR="009E798A">
          <w:t>introduced</w:t>
        </w:r>
      </w:ins>
      <w:r w:rsidR="00856072">
        <w:rPr>
          <w:rFonts w:eastAsiaTheme="minorEastAsia"/>
        </w:rPr>
        <w:t xml:space="preserve"> a method for planning longitudinal speed profiles for </w:t>
      </w:r>
      <w:r w:rsidR="00856072" w:rsidRPr="00734C8A">
        <w:rPr>
          <w:rFonts w:eastAsiaTheme="minorEastAsia"/>
        </w:rPr>
        <w:t>CAVs</w:t>
      </w:r>
      <w:r w:rsidR="00856072">
        <w:rPr>
          <w:rFonts w:eastAsiaTheme="minorEastAsia"/>
        </w:rPr>
        <w:t xml:space="preserve"> that have previewed information about </w:t>
      </w:r>
      <w:r w:rsidR="00856072" w:rsidRPr="00734C8A">
        <w:rPr>
          <w:rFonts w:eastAsiaTheme="minorEastAsia"/>
        </w:rPr>
        <w:t xml:space="preserve">road </w:t>
      </w:r>
      <w:r w:rsidR="00856072">
        <w:rPr>
          <w:rFonts w:eastAsiaTheme="minorEastAsia"/>
        </w:rPr>
        <w:t xml:space="preserve">geometry and </w:t>
      </w:r>
      <w:r w:rsidR="00856072" w:rsidRPr="00734C8A">
        <w:rPr>
          <w:rFonts w:eastAsiaTheme="minorEastAsia"/>
        </w:rPr>
        <w:t xml:space="preserve">friction </w:t>
      </w:r>
      <w:r w:rsidR="00856072">
        <w:rPr>
          <w:rFonts w:eastAsiaTheme="minorEastAsia"/>
        </w:rPr>
        <w:t>conditions</w:t>
      </w:r>
      <w:r w:rsidR="00856072" w:rsidRPr="00734C8A">
        <w:rPr>
          <w:rFonts w:eastAsiaTheme="minorEastAsia"/>
        </w:rPr>
        <w:t>.</w:t>
      </w:r>
      <w:r w:rsidR="00856072">
        <w:rPr>
          <w:rFonts w:eastAsiaTheme="minorEastAsia"/>
        </w:rPr>
        <w:t xml:space="preserve"> </w:t>
      </w:r>
      <w:r w:rsidR="00856072">
        <w:t xml:space="preserve">The idea of preview is to extend individual intelligence with network intelligence. </w:t>
      </w:r>
      <w:r w:rsidR="00856072">
        <w:rPr>
          <w:rFonts w:eastAsiaTheme="minorEastAsia"/>
        </w:rPr>
        <w:t xml:space="preserve"> The longitudinal speed planning is </w:t>
      </w:r>
      <w:del w:id="194" w:author="Craig Beal" w:date="2021-04-15T13:05:00Z">
        <w:r w:rsidR="00856072" w:rsidDel="009E798A">
          <w:rPr>
            <w:rFonts w:eastAsiaTheme="minorEastAsia"/>
          </w:rPr>
          <w:delText xml:space="preserve">to </w:delText>
        </w:r>
      </w:del>
      <w:ins w:id="195" w:author="Craig Beal" w:date="2021-04-15T13:05:00Z">
        <w:r w:rsidR="009E798A">
          <w:rPr>
            <w:rFonts w:eastAsiaTheme="minorEastAsia"/>
          </w:rPr>
          <w:t>enabled by</w:t>
        </w:r>
      </w:ins>
      <w:del w:id="196" w:author="Craig Beal" w:date="2021-04-15T13:05:00Z">
        <w:r w:rsidR="00856072" w:rsidDel="009E798A">
          <w:rPr>
            <w:rFonts w:eastAsiaTheme="minorEastAsia"/>
          </w:rPr>
          <w:delText>develop</w:delText>
        </w:r>
      </w:del>
      <w:r w:rsidR="00856072">
        <w:rPr>
          <w:rFonts w:eastAsiaTheme="minorEastAsia"/>
        </w:rPr>
        <w:t xml:space="preserve"> </w:t>
      </w:r>
      <w:del w:id="197" w:author="Craig Beal" w:date="2021-04-15T13:05:00Z">
        <w:r w:rsidR="00856072" w:rsidDel="009E798A">
          <w:rPr>
            <w:rFonts w:eastAsiaTheme="minorEastAsia"/>
          </w:rPr>
          <w:delText xml:space="preserve">an analytical </w:delText>
        </w:r>
      </w:del>
      <w:r w:rsidR="00856072">
        <w:rPr>
          <w:rFonts w:eastAsiaTheme="minorEastAsia"/>
        </w:rPr>
        <w:t>solution</w:t>
      </w:r>
      <w:ins w:id="198" w:author="Craig Beal" w:date="2021-04-15T13:05:00Z">
        <w:r w:rsidR="009E798A">
          <w:rPr>
            <w:rFonts w:eastAsiaTheme="minorEastAsia"/>
          </w:rPr>
          <w:t>s</w:t>
        </w:r>
      </w:ins>
      <w:r w:rsidR="00856072">
        <w:rPr>
          <w:rFonts w:eastAsiaTheme="minorEastAsia"/>
        </w:rPr>
        <w:t xml:space="preserve"> to the allowable velocity profile that prevents departure from the friction ellipse</w:t>
      </w:r>
      <w:ins w:id="199" w:author="Craig Beal" w:date="2021-04-15T13:05:00Z">
        <w:r w:rsidR="009E798A">
          <w:rPr>
            <w:rFonts w:eastAsiaTheme="minorEastAsia"/>
          </w:rPr>
          <w:t xml:space="preserve"> with closed-form analytical results in certain cases</w:t>
        </w:r>
      </w:ins>
      <w:r w:rsidR="00856072">
        <w:rPr>
          <w:rFonts w:eastAsiaTheme="minorEastAsia"/>
        </w:rPr>
        <w:t>.</w:t>
      </w:r>
      <w:r w:rsidR="00177ECC">
        <w:rPr>
          <w:rFonts w:eastAsiaTheme="minorEastAsia"/>
        </w:rPr>
        <w:t xml:space="preserve"> </w:t>
      </w:r>
      <w:r w:rsidR="00856072">
        <w:rPr>
          <w:rFonts w:eastAsiaTheme="minorEastAsia"/>
        </w:rPr>
        <w:t>T</w:t>
      </w:r>
      <w:r w:rsidR="00856072" w:rsidRPr="00734C8A">
        <w:rPr>
          <w:rFonts w:eastAsiaTheme="minorEastAsia"/>
        </w:rPr>
        <w:t xml:space="preserve">he </w:t>
      </w:r>
      <w:r w:rsidR="00856072">
        <w:rPr>
          <w:rFonts w:eastAsiaTheme="minorEastAsia"/>
        </w:rPr>
        <w:t xml:space="preserve">results further define the relationship between the minimum </w:t>
      </w:r>
      <w:r w:rsidR="00856072" w:rsidRPr="00734C8A">
        <w:rPr>
          <w:rFonts w:eastAsiaTheme="minorEastAsia"/>
        </w:rPr>
        <w:t>preview distance</w:t>
      </w:r>
      <w:r w:rsidR="00856072">
        <w:rPr>
          <w:rFonts w:eastAsiaTheme="minorEastAsia"/>
        </w:rPr>
        <w:t xml:space="preserve"> and longitudinal velocity limits that </w:t>
      </w:r>
      <w:r w:rsidR="00856072" w:rsidRPr="00734C8A">
        <w:rPr>
          <w:rFonts w:eastAsiaTheme="minorEastAsia"/>
        </w:rPr>
        <w:t xml:space="preserve">ensure the vehicle has sufficient time to take action for upcoming hazardous situations. </w:t>
      </w:r>
      <w:r w:rsidR="00177ECC">
        <w:rPr>
          <w:rFonts w:eastAsiaTheme="minorEastAsia"/>
        </w:rPr>
        <w:t>T</w:t>
      </w:r>
      <w:r w:rsidR="00177ECC" w:rsidRPr="00734C8A">
        <w:rPr>
          <w:rFonts w:eastAsiaTheme="minorEastAsia"/>
        </w:rPr>
        <w:t>he effic</w:t>
      </w:r>
      <w:r w:rsidR="00177ECC">
        <w:rPr>
          <w:rFonts w:eastAsiaTheme="minorEastAsia"/>
        </w:rPr>
        <w:t>a</w:t>
      </w:r>
      <w:r w:rsidR="00177ECC" w:rsidRPr="00734C8A">
        <w:rPr>
          <w:rFonts w:eastAsiaTheme="minorEastAsia"/>
        </w:rPr>
        <w:t xml:space="preserve">cy of </w:t>
      </w:r>
      <w:r w:rsidR="00177ECC">
        <w:rPr>
          <w:rFonts w:eastAsiaTheme="minorEastAsia"/>
        </w:rPr>
        <w:t>the algorithm</w:t>
      </w:r>
      <w:r w:rsidR="00177ECC" w:rsidRPr="00734C8A">
        <w:rPr>
          <w:rFonts w:eastAsiaTheme="minorEastAsia"/>
        </w:rPr>
        <w:t xml:space="preserve"> is demonstrated through an application case where a vehicle </w:t>
      </w:r>
      <w:del w:id="200" w:author="Craig Beal" w:date="2021-04-15T13:05:00Z">
        <w:r w:rsidR="00177ECC" w:rsidDel="009E798A">
          <w:rPr>
            <w:rFonts w:eastAsiaTheme="minorEastAsia"/>
          </w:rPr>
          <w:delText xml:space="preserve">is </w:delText>
        </w:r>
      </w:del>
      <w:r w:rsidR="00177ECC" w:rsidRPr="00A122FE">
        <w:rPr>
          <w:rFonts w:eastAsiaTheme="minorEastAsia"/>
        </w:rPr>
        <w:t>navigat</w:t>
      </w:r>
      <w:ins w:id="201" w:author="Craig Beal" w:date="2021-04-15T13:05:00Z">
        <w:r w:rsidR="009E798A">
          <w:rPr>
            <w:rFonts w:eastAsiaTheme="minorEastAsia"/>
          </w:rPr>
          <w:t>es</w:t>
        </w:r>
      </w:ins>
      <w:del w:id="202" w:author="Craig Beal" w:date="2021-04-15T13:05:00Z">
        <w:r w:rsidR="00177ECC" w:rsidRPr="00A122FE" w:rsidDel="009E798A">
          <w:rPr>
            <w:rFonts w:eastAsiaTheme="minorEastAsia"/>
          </w:rPr>
          <w:delText>ing</w:delText>
        </w:r>
      </w:del>
      <w:r w:rsidR="00177ECC" w:rsidRPr="00A122FE">
        <w:rPr>
          <w:rFonts w:eastAsiaTheme="minorEastAsia"/>
        </w:rPr>
        <w:t xml:space="preserve"> </w:t>
      </w:r>
      <w:r w:rsidR="00177ECC">
        <w:rPr>
          <w:rFonts w:eastAsiaTheme="minorEastAsia"/>
        </w:rPr>
        <w:t>curvy roads with changing friction conditions at maximum speeds</w:t>
      </w:r>
      <w:r w:rsidR="002A5333">
        <w:rPr>
          <w:rFonts w:eastAsiaTheme="minorEastAsia"/>
        </w:rPr>
        <w:t>.</w:t>
      </w:r>
    </w:p>
    <w:p w14:paraId="27A7F4EE" w14:textId="0422F848" w:rsidR="00AC1454" w:rsidRDefault="00F3162B">
      <w:pPr>
        <w:pStyle w:val="Text"/>
      </w:pPr>
      <w:del w:id="203" w:author="Craig Beal" w:date="2021-04-15T13:06:00Z">
        <w:r w:rsidRPr="00F3162B" w:rsidDel="009E798A">
          <w:rPr>
            <w:lang w:eastAsia="zh-CN"/>
          </w:rPr>
          <w:delText xml:space="preserve">For </w:delText>
        </w:r>
      </w:del>
      <w:ins w:id="204" w:author="Craig Beal" w:date="2021-04-15T13:06:00Z">
        <w:r w:rsidR="009E798A">
          <w:rPr>
            <w:lang w:eastAsia="zh-CN"/>
          </w:rPr>
          <w:t>In analyzing</w:t>
        </w:r>
        <w:r w:rsidR="009E798A" w:rsidRPr="00F3162B">
          <w:rPr>
            <w:lang w:eastAsia="zh-CN"/>
          </w:rPr>
          <w:t xml:space="preserve"> </w:t>
        </w:r>
      </w:ins>
      <w:r w:rsidRPr="00F3162B">
        <w:rPr>
          <w:lang w:eastAsia="zh-CN"/>
        </w:rPr>
        <w:t xml:space="preserve">the preview distance, this paper </w:t>
      </w:r>
      <w:del w:id="205" w:author="Craig Beal" w:date="2021-04-15T13:06:00Z">
        <w:r w:rsidRPr="00F3162B" w:rsidDel="009E798A">
          <w:rPr>
            <w:lang w:eastAsia="zh-CN"/>
          </w:rPr>
          <w:delText xml:space="preserve">just </w:delText>
        </w:r>
      </w:del>
      <w:r>
        <w:rPr>
          <w:lang w:eastAsia="zh-CN"/>
        </w:rPr>
        <w:t>presents</w:t>
      </w:r>
      <w:r w:rsidRPr="00F3162B">
        <w:rPr>
          <w:lang w:eastAsia="zh-CN"/>
        </w:rPr>
        <w:t xml:space="preserve"> </w:t>
      </w:r>
      <w:r>
        <w:rPr>
          <w:lang w:eastAsia="zh-CN"/>
        </w:rPr>
        <w:t>the</w:t>
      </w:r>
      <w:r w:rsidRPr="00F3162B">
        <w:rPr>
          <w:lang w:eastAsia="zh-CN"/>
        </w:rPr>
        <w:t xml:space="preserve"> most conservative results.</w:t>
      </w:r>
      <w:r w:rsidR="001C7A27">
        <w:rPr>
          <w:lang w:eastAsia="zh-CN"/>
        </w:rPr>
        <w:t xml:space="preserve"> </w:t>
      </w:r>
      <w:del w:id="206" w:author="Craig Beal" w:date="2021-04-15T13:06:00Z">
        <w:r w:rsidR="001C7A27" w:rsidDel="009E798A">
          <w:rPr>
            <w:lang w:eastAsia="zh-CN"/>
          </w:rPr>
          <w:delText>In the future</w:delText>
        </w:r>
      </w:del>
      <w:ins w:id="207" w:author="Craig Beal" w:date="2021-04-15T13:06:00Z">
        <w:r w:rsidR="009E798A">
          <w:rPr>
            <w:lang w:eastAsia="zh-CN"/>
          </w:rPr>
          <w:t>Future work will include</w:t>
        </w:r>
      </w:ins>
      <w:del w:id="208" w:author="Craig Beal" w:date="2021-04-15T13:06:00Z">
        <w:r w:rsidR="001C7A27" w:rsidDel="009E798A">
          <w:rPr>
            <w:lang w:eastAsia="zh-CN"/>
          </w:rPr>
          <w:delText>,</w:delText>
        </w:r>
      </w:del>
      <w:r w:rsidR="001C7A27">
        <w:rPr>
          <w:lang w:eastAsia="zh-CN"/>
        </w:rPr>
        <w:t xml:space="preserve"> a more precise and </w:t>
      </w:r>
      <w:r w:rsidR="00E9308D">
        <w:rPr>
          <w:lang w:eastAsia="zh-CN"/>
        </w:rPr>
        <w:t>less conservative</w:t>
      </w:r>
      <w:r w:rsidR="001C7A27">
        <w:rPr>
          <w:lang w:eastAsia="zh-CN"/>
        </w:rPr>
        <w:t xml:space="preserve"> preview distance</w:t>
      </w:r>
      <w:ins w:id="209" w:author="Craig Beal" w:date="2021-04-15T13:06:00Z">
        <w:r w:rsidR="009E798A">
          <w:rPr>
            <w:lang w:eastAsia="zh-CN"/>
          </w:rPr>
          <w:t xml:space="preserve">, taking into account a variety of driving </w:t>
        </w:r>
      </w:ins>
      <w:ins w:id="210" w:author="Craig Beal" w:date="2021-04-15T13:07:00Z">
        <w:r w:rsidR="009E798A">
          <w:rPr>
            <w:lang w:eastAsia="zh-CN"/>
          </w:rPr>
          <w:t>conditions</w:t>
        </w:r>
      </w:ins>
      <w:del w:id="211" w:author="Craig Beal" w:date="2021-04-15T13:06:00Z">
        <w:r w:rsidR="001C7A27" w:rsidDel="009E798A">
          <w:rPr>
            <w:lang w:eastAsia="zh-CN"/>
          </w:rPr>
          <w:delText xml:space="preserve"> can be analyzed</w:delText>
        </w:r>
      </w:del>
      <w:r w:rsidR="001C7A27">
        <w:rPr>
          <w:lang w:eastAsia="zh-CN"/>
        </w:rPr>
        <w:t xml:space="preserve">. </w:t>
      </w:r>
      <w:commentRangeStart w:id="212"/>
      <w:r w:rsidR="00C1680C">
        <w:rPr>
          <w:lang w:eastAsia="zh-CN"/>
        </w:rPr>
        <w:t>Besides, it is worth exploring the s</w:t>
      </w:r>
      <w:r w:rsidR="00C1680C">
        <w:t>peed profile dependency on the preview distance as intuitively t</w:t>
      </w:r>
      <w:r w:rsidR="00C1680C">
        <w:rPr>
          <w:lang w:eastAsia="zh-CN"/>
        </w:rPr>
        <w:t xml:space="preserve">he vehicle needs to move slower if with less </w:t>
      </w:r>
      <w:r w:rsidR="00C1680C" w:rsidRPr="00357D96">
        <w:rPr>
          <w:lang w:eastAsia="zh-CN"/>
        </w:rPr>
        <w:t>visibility</w:t>
      </w:r>
      <w:r w:rsidR="00C1680C">
        <w:rPr>
          <w:lang w:eastAsia="zh-CN"/>
        </w:rPr>
        <w:t>.</w:t>
      </w:r>
      <w:commentRangeEnd w:id="212"/>
      <w:r w:rsidR="009E798A">
        <w:rPr>
          <w:rStyle w:val="CommentReference"/>
        </w:rPr>
        <w:commentReference w:id="212"/>
      </w:r>
      <w:r w:rsidR="00C1680C">
        <w:rPr>
          <w:lang w:eastAsia="zh-CN"/>
        </w:rPr>
        <w:t xml:space="preserve"> </w:t>
      </w:r>
      <w:commentRangeStart w:id="213"/>
      <w:r w:rsidR="00C1680C">
        <w:rPr>
          <w:lang w:eastAsia="zh-CN"/>
        </w:rPr>
        <w:t>Another interesting topic is to</w:t>
      </w:r>
      <w:r w:rsidR="00E9308D">
        <w:rPr>
          <w:lang w:eastAsia="zh-CN"/>
        </w:rPr>
        <w:t xml:space="preserve"> study</w:t>
      </w:r>
      <w:r w:rsidR="002338A0">
        <w:rPr>
          <w:lang w:eastAsia="zh-CN"/>
        </w:rPr>
        <w:t xml:space="preserve"> </w:t>
      </w:r>
      <w:r w:rsidR="00E9308D">
        <w:rPr>
          <w:lang w:eastAsia="zh-CN"/>
        </w:rPr>
        <w:t xml:space="preserve">the preview and control problem for </w:t>
      </w:r>
      <w:r w:rsidR="002338A0">
        <w:rPr>
          <w:lang w:eastAsia="zh-CN"/>
        </w:rPr>
        <w:t>th</w:t>
      </w:r>
      <w:r w:rsidR="002338A0" w:rsidRPr="00F40843">
        <w:rPr>
          <w:lang w:eastAsia="zh-CN"/>
        </w:rPr>
        <w:t>e</w:t>
      </w:r>
      <w:r w:rsidR="002A5333" w:rsidRPr="00F40843">
        <w:rPr>
          <w:lang w:eastAsia="zh-CN"/>
        </w:rPr>
        <w:t xml:space="preserve"> </w:t>
      </w:r>
      <w:r w:rsidR="002338A0" w:rsidRPr="00A524DC">
        <w:rPr>
          <w:lang w:eastAsia="zh-CN"/>
        </w:rPr>
        <w:t xml:space="preserve">friction split </w:t>
      </w:r>
      <w:r w:rsidR="00221DBC">
        <w:rPr>
          <w:lang w:eastAsia="zh-CN"/>
        </w:rPr>
        <w:t>situation</w:t>
      </w:r>
      <w:r w:rsidR="00A524DC">
        <w:rPr>
          <w:lang w:eastAsia="zh-CN"/>
        </w:rPr>
        <w:t xml:space="preserve">, </w:t>
      </w:r>
      <w:r w:rsidR="006D7A30">
        <w:rPr>
          <w:lang w:eastAsia="zh-CN"/>
        </w:rPr>
        <w:t>i.e.,</w:t>
      </w:r>
      <w:r w:rsidR="00A524DC">
        <w:rPr>
          <w:lang w:eastAsia="zh-CN"/>
        </w:rPr>
        <w:t xml:space="preserve"> vehicle tires operate on the different friction scenario</w:t>
      </w:r>
      <w:r w:rsidR="00221DBC">
        <w:rPr>
          <w:lang w:eastAsia="zh-CN"/>
        </w:rPr>
        <w:t>s</w:t>
      </w:r>
      <w:r w:rsidR="00223725" w:rsidRPr="00F40843">
        <w:rPr>
          <w:lang w:eastAsia="zh-CN"/>
        </w:rPr>
        <w:t xml:space="preserve">. </w:t>
      </w:r>
      <w:commentRangeEnd w:id="213"/>
      <w:r w:rsidR="009E798A">
        <w:rPr>
          <w:rStyle w:val="CommentReference"/>
        </w:rPr>
        <w:commentReference w:id="213"/>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lastRenderedPageBreak/>
        <w:t>References</w:t>
      </w:r>
    </w:p>
    <w:p w14:paraId="3913D27D" w14:textId="50D800B0" w:rsidR="00795A9A" w:rsidRPr="00795A9A" w:rsidRDefault="00F6385D" w:rsidP="00795A9A">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795A9A" w:rsidRPr="00795A9A">
        <w:rPr>
          <w:noProof/>
          <w:sz w:val="16"/>
          <w:szCs w:val="24"/>
        </w:rPr>
        <w:t>[1]</w:t>
      </w:r>
      <w:r w:rsidR="00795A9A" w:rsidRPr="00795A9A">
        <w:rPr>
          <w:noProof/>
          <w:sz w:val="16"/>
          <w:szCs w:val="24"/>
        </w:rPr>
        <w:tab/>
        <w:t xml:space="preserve">L. Yu, S. Zheng, Y. Dai, L. Abi, X. Liu, and S. Cheng, “A feedback-feedforward steering controller designed for vehicle lane keeping in hard-braking manoeuvres on split-μ roads,” </w:t>
      </w:r>
      <w:r w:rsidR="00795A9A" w:rsidRPr="00795A9A">
        <w:rPr>
          <w:i/>
          <w:iCs/>
          <w:noProof/>
          <w:sz w:val="16"/>
          <w:szCs w:val="24"/>
        </w:rPr>
        <w:t>Veh. Syst. Dyn.</w:t>
      </w:r>
      <w:r w:rsidR="00795A9A" w:rsidRPr="00795A9A">
        <w:rPr>
          <w:noProof/>
          <w:sz w:val="16"/>
          <w:szCs w:val="24"/>
        </w:rPr>
        <w:t>, 2021, doi: 10.1080/00423114.2020.1869274.</w:t>
      </w:r>
    </w:p>
    <w:p w14:paraId="487EC6F9" w14:textId="77777777" w:rsidR="00795A9A" w:rsidRPr="00795A9A" w:rsidRDefault="00795A9A" w:rsidP="00795A9A">
      <w:pPr>
        <w:adjustRightInd w:val="0"/>
        <w:ind w:left="640" w:hanging="640"/>
        <w:rPr>
          <w:noProof/>
          <w:sz w:val="16"/>
          <w:szCs w:val="24"/>
        </w:rPr>
      </w:pPr>
      <w:r w:rsidRPr="00795A9A">
        <w:rPr>
          <w:noProof/>
          <w:sz w:val="16"/>
          <w:szCs w:val="24"/>
        </w:rPr>
        <w:t>[2]</w:t>
      </w:r>
      <w:r w:rsidRPr="00795A9A">
        <w:rPr>
          <w:noProof/>
          <w:sz w:val="16"/>
          <w:szCs w:val="24"/>
        </w:rPr>
        <w:tab/>
        <w:t xml:space="preserve">L. Li, “PID PLUS FUZZY LOGIC METHOD FOR TORQUE CONTROL IN TRACTION CONTROL SYSTEM,” </w:t>
      </w:r>
      <w:r w:rsidRPr="00795A9A">
        <w:rPr>
          <w:i/>
          <w:iCs/>
          <w:noProof/>
          <w:sz w:val="16"/>
          <w:szCs w:val="24"/>
        </w:rPr>
        <w:t>Int. J. Automot. Technol.</w:t>
      </w:r>
      <w:r w:rsidRPr="00795A9A">
        <w:rPr>
          <w:noProof/>
          <w:sz w:val="16"/>
          <w:szCs w:val="24"/>
        </w:rPr>
        <w:t>, vol. 13, no. 3, pp. 441–450, 2012, doi: 10.1007/s12239.</w:t>
      </w:r>
    </w:p>
    <w:p w14:paraId="42A415D3" w14:textId="77777777" w:rsidR="00795A9A" w:rsidRPr="00795A9A" w:rsidRDefault="00795A9A" w:rsidP="00795A9A">
      <w:pPr>
        <w:adjustRightInd w:val="0"/>
        <w:ind w:left="640" w:hanging="640"/>
        <w:rPr>
          <w:noProof/>
          <w:sz w:val="16"/>
          <w:szCs w:val="24"/>
        </w:rPr>
      </w:pPr>
      <w:r w:rsidRPr="00795A9A">
        <w:rPr>
          <w:noProof/>
          <w:sz w:val="16"/>
          <w:szCs w:val="24"/>
        </w:rPr>
        <w:t>[3]</w:t>
      </w:r>
      <w:r w:rsidRPr="00795A9A">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795A9A">
        <w:rPr>
          <w:i/>
          <w:iCs/>
          <w:noProof/>
          <w:sz w:val="16"/>
          <w:szCs w:val="24"/>
        </w:rPr>
        <w:t>Veh. Syst. Dyn.</w:t>
      </w:r>
      <w:r w:rsidRPr="00795A9A">
        <w:rPr>
          <w:noProof/>
          <w:sz w:val="16"/>
          <w:szCs w:val="24"/>
        </w:rPr>
        <w:t>, vol. 55, no. 8, pp. 1143–1188, 2017, doi: 10.1080/00423114.2017.1305114.</w:t>
      </w:r>
    </w:p>
    <w:p w14:paraId="2BE6118D" w14:textId="77777777" w:rsidR="00795A9A" w:rsidRPr="00795A9A" w:rsidRDefault="00795A9A" w:rsidP="00795A9A">
      <w:pPr>
        <w:adjustRightInd w:val="0"/>
        <w:ind w:left="640" w:hanging="640"/>
        <w:rPr>
          <w:noProof/>
          <w:sz w:val="16"/>
          <w:szCs w:val="24"/>
        </w:rPr>
      </w:pPr>
      <w:r w:rsidRPr="00795A9A">
        <w:rPr>
          <w:noProof/>
          <w:sz w:val="16"/>
          <w:szCs w:val="24"/>
        </w:rPr>
        <w:t>[4]</w:t>
      </w:r>
      <w:r w:rsidRPr="00795A9A">
        <w:rPr>
          <w:noProof/>
          <w:sz w:val="16"/>
          <w:szCs w:val="24"/>
        </w:rPr>
        <w:tab/>
        <w:t xml:space="preserve">C. E. Beal and C. Boyd, “Coupled lateral-longitudinal vehicle dynamics and control design with three-dimensional state portraits,” </w:t>
      </w:r>
      <w:r w:rsidRPr="00795A9A">
        <w:rPr>
          <w:i/>
          <w:iCs/>
          <w:noProof/>
          <w:sz w:val="16"/>
          <w:szCs w:val="24"/>
        </w:rPr>
        <w:t>Veh. Syst. Dyn.</w:t>
      </w:r>
      <w:r w:rsidRPr="00795A9A">
        <w:rPr>
          <w:noProof/>
          <w:sz w:val="16"/>
          <w:szCs w:val="24"/>
        </w:rPr>
        <w:t>, vol. 57, no. 2, pp. 286–313, 2019, doi: 10.1080/00423114.2018.1467019.</w:t>
      </w:r>
    </w:p>
    <w:p w14:paraId="343C1628" w14:textId="77777777" w:rsidR="00795A9A" w:rsidRPr="00795A9A" w:rsidRDefault="00795A9A" w:rsidP="00795A9A">
      <w:pPr>
        <w:adjustRightInd w:val="0"/>
        <w:ind w:left="640" w:hanging="640"/>
        <w:rPr>
          <w:noProof/>
          <w:sz w:val="16"/>
          <w:szCs w:val="24"/>
        </w:rPr>
      </w:pPr>
      <w:r w:rsidRPr="00795A9A">
        <w:rPr>
          <w:noProof/>
          <w:sz w:val="16"/>
          <w:szCs w:val="24"/>
        </w:rPr>
        <w:t>[5]</w:t>
      </w:r>
      <w:r w:rsidRPr="00795A9A">
        <w:rPr>
          <w:noProof/>
          <w:sz w:val="16"/>
          <w:szCs w:val="24"/>
        </w:rPr>
        <w:tab/>
        <w:t xml:space="preserve">C. G. Bobier-Tiu, C. E. Beal, J. C. Kegelman, R. Y. Hindiyeh, and J. C. Gerdes, “Vehicle control synthesis using phase portraits of planar dynamics,” </w:t>
      </w:r>
      <w:r w:rsidRPr="00795A9A">
        <w:rPr>
          <w:i/>
          <w:iCs/>
          <w:noProof/>
          <w:sz w:val="16"/>
          <w:szCs w:val="24"/>
        </w:rPr>
        <w:t>Veh. Syst. Dyn.</w:t>
      </w:r>
      <w:r w:rsidRPr="00795A9A">
        <w:rPr>
          <w:noProof/>
          <w:sz w:val="16"/>
          <w:szCs w:val="24"/>
        </w:rPr>
        <w:t>, vol. 57, no. 9, pp. 1318–1337, 2019, doi: 10.1080/00423114.2018.1502456.</w:t>
      </w:r>
    </w:p>
    <w:p w14:paraId="002ABE66" w14:textId="77777777" w:rsidR="00795A9A" w:rsidRPr="00795A9A" w:rsidRDefault="00795A9A" w:rsidP="00795A9A">
      <w:pPr>
        <w:adjustRightInd w:val="0"/>
        <w:ind w:left="640" w:hanging="640"/>
        <w:rPr>
          <w:noProof/>
          <w:sz w:val="16"/>
          <w:szCs w:val="24"/>
        </w:rPr>
      </w:pPr>
      <w:r w:rsidRPr="00795A9A">
        <w:rPr>
          <w:noProof/>
          <w:sz w:val="16"/>
          <w:szCs w:val="24"/>
        </w:rPr>
        <w:t>[6]</w:t>
      </w:r>
      <w:r w:rsidRPr="00795A9A">
        <w:rPr>
          <w:noProof/>
          <w:sz w:val="16"/>
          <w:szCs w:val="24"/>
        </w:rPr>
        <w:tab/>
        <w:t xml:space="preserve">S. Roychowdhury, M. Zhao, A. Wallin, N. Ohlsson, and M. Jonasson, “Machine Learning Models for Road Surface and Friction Estimation using Front-Camera Images,” in </w:t>
      </w:r>
      <w:r w:rsidRPr="00795A9A">
        <w:rPr>
          <w:i/>
          <w:iCs/>
          <w:noProof/>
          <w:sz w:val="16"/>
          <w:szCs w:val="24"/>
        </w:rPr>
        <w:t>2018 International Joint Conference on Neural Networks (IJCNN)</w:t>
      </w:r>
      <w:r w:rsidRPr="00795A9A">
        <w:rPr>
          <w:noProof/>
          <w:sz w:val="16"/>
          <w:szCs w:val="24"/>
        </w:rPr>
        <w:t>, 2018, pp. 1–8, doi: 10.1109/IJCNN.2018.8489188.</w:t>
      </w:r>
    </w:p>
    <w:p w14:paraId="02D6F592" w14:textId="77777777" w:rsidR="00795A9A" w:rsidRPr="00795A9A" w:rsidRDefault="00795A9A" w:rsidP="00795A9A">
      <w:pPr>
        <w:adjustRightInd w:val="0"/>
        <w:ind w:left="640" w:hanging="640"/>
        <w:rPr>
          <w:noProof/>
          <w:sz w:val="16"/>
          <w:szCs w:val="24"/>
        </w:rPr>
      </w:pPr>
      <w:r w:rsidRPr="00795A9A">
        <w:rPr>
          <w:noProof/>
          <w:sz w:val="16"/>
          <w:szCs w:val="24"/>
        </w:rPr>
        <w:t>[7]</w:t>
      </w:r>
      <w:r w:rsidRPr="00795A9A">
        <w:rPr>
          <w:noProof/>
          <w:sz w:val="16"/>
          <w:szCs w:val="24"/>
        </w:rPr>
        <w:tab/>
        <w:t xml:space="preserve">C. E. Beal, “Rapid Road Friction Estimation using Independent Left/Right Steering Torque Measurements,” </w:t>
      </w:r>
      <w:r w:rsidRPr="00795A9A">
        <w:rPr>
          <w:i/>
          <w:iCs/>
          <w:noProof/>
          <w:sz w:val="16"/>
          <w:szCs w:val="24"/>
        </w:rPr>
        <w:t>Veh. Syst. Dyn.</w:t>
      </w:r>
      <w:r w:rsidRPr="00795A9A">
        <w:rPr>
          <w:noProof/>
          <w:sz w:val="16"/>
          <w:szCs w:val="24"/>
        </w:rPr>
        <w:t>, vol. 58, no. 3, pp. 377–403, 2020, doi: 10.1080/00423114.2019.1580377.</w:t>
      </w:r>
    </w:p>
    <w:p w14:paraId="0B97A375" w14:textId="77777777" w:rsidR="00795A9A" w:rsidRPr="00795A9A" w:rsidRDefault="00795A9A" w:rsidP="00795A9A">
      <w:pPr>
        <w:adjustRightInd w:val="0"/>
        <w:ind w:left="640" w:hanging="640"/>
        <w:rPr>
          <w:noProof/>
          <w:sz w:val="16"/>
          <w:szCs w:val="24"/>
        </w:rPr>
      </w:pPr>
      <w:r w:rsidRPr="00795A9A">
        <w:rPr>
          <w:noProof/>
          <w:sz w:val="16"/>
          <w:szCs w:val="24"/>
        </w:rPr>
        <w:t>[8]</w:t>
      </w:r>
      <w:r w:rsidRPr="00795A9A">
        <w:rPr>
          <w:noProof/>
          <w:sz w:val="16"/>
          <w:szCs w:val="24"/>
        </w:rPr>
        <w:tab/>
        <w:t xml:space="preserve">J. Subosits and J. C. Gerdes, “Autonomous vehicle control for emergency maneuvers: The effect of topography,” </w:t>
      </w:r>
      <w:r w:rsidRPr="00795A9A">
        <w:rPr>
          <w:i/>
          <w:iCs/>
          <w:noProof/>
          <w:sz w:val="16"/>
          <w:szCs w:val="24"/>
        </w:rPr>
        <w:t>Proc. Am. Control Conf.</w:t>
      </w:r>
      <w:r w:rsidRPr="00795A9A">
        <w:rPr>
          <w:noProof/>
          <w:sz w:val="16"/>
          <w:szCs w:val="24"/>
        </w:rPr>
        <w:t>, vol. 2015-July, pp. 1405–1410, 2015, doi: 10.1109/ACC.2015.7170930.</w:t>
      </w:r>
    </w:p>
    <w:p w14:paraId="536670F2" w14:textId="77777777" w:rsidR="00795A9A" w:rsidRPr="00795A9A" w:rsidRDefault="00795A9A" w:rsidP="00795A9A">
      <w:pPr>
        <w:adjustRightInd w:val="0"/>
        <w:ind w:left="640" w:hanging="640"/>
        <w:rPr>
          <w:noProof/>
          <w:sz w:val="16"/>
          <w:szCs w:val="24"/>
        </w:rPr>
      </w:pPr>
      <w:r w:rsidRPr="00795A9A">
        <w:rPr>
          <w:noProof/>
          <w:sz w:val="16"/>
          <w:szCs w:val="24"/>
        </w:rPr>
        <w:t>[9]</w:t>
      </w:r>
      <w:r w:rsidRPr="00795A9A">
        <w:rPr>
          <w:noProof/>
          <w:sz w:val="16"/>
          <w:szCs w:val="24"/>
        </w:rPr>
        <w:tab/>
        <w:t xml:space="preserve">K. Kritayakirana and J. C. Gerdes, “Autonomous vehicle control at the limits of handling,” </w:t>
      </w:r>
      <w:r w:rsidRPr="00795A9A">
        <w:rPr>
          <w:i/>
          <w:iCs/>
          <w:noProof/>
          <w:sz w:val="16"/>
          <w:szCs w:val="24"/>
        </w:rPr>
        <w:t>Int. J. Veh. Auton. Syst.</w:t>
      </w:r>
      <w:r w:rsidRPr="00795A9A">
        <w:rPr>
          <w:noProof/>
          <w:sz w:val="16"/>
          <w:szCs w:val="24"/>
        </w:rPr>
        <w:t>, vol. 10, no. 4, pp. 271–296, 2012, doi: 10.1504/IJVAS.2012.051270.</w:t>
      </w:r>
    </w:p>
    <w:p w14:paraId="1C07C95F" w14:textId="77777777" w:rsidR="00795A9A" w:rsidRPr="00795A9A" w:rsidRDefault="00795A9A" w:rsidP="00795A9A">
      <w:pPr>
        <w:adjustRightInd w:val="0"/>
        <w:ind w:left="640" w:hanging="640"/>
        <w:rPr>
          <w:noProof/>
          <w:sz w:val="16"/>
          <w:szCs w:val="24"/>
        </w:rPr>
      </w:pPr>
      <w:r w:rsidRPr="00795A9A">
        <w:rPr>
          <w:noProof/>
          <w:sz w:val="16"/>
          <w:szCs w:val="24"/>
        </w:rPr>
        <w:t>[10]</w:t>
      </w:r>
      <w:r w:rsidRPr="00795A9A">
        <w:rPr>
          <w:noProof/>
          <w:sz w:val="16"/>
          <w:szCs w:val="24"/>
        </w:rPr>
        <w:tab/>
        <w:t xml:space="preserve">P. A. Theodosis and J. C. Gerdes, “Nonlinear optimization of a racing line for an autonomous racecar using professional driving techniques,” in </w:t>
      </w:r>
      <w:r w:rsidRPr="00795A9A">
        <w:rPr>
          <w:i/>
          <w:iCs/>
          <w:noProof/>
          <w:sz w:val="16"/>
          <w:szCs w:val="24"/>
        </w:rPr>
        <w:t>ASME 2012 5th Annual Dynamic Systems and Control Conference Joint with the JSME 2012 11th Motion and Vibration Conference, DSCC 2012-MOVIC 2012</w:t>
      </w:r>
      <w:r w:rsidRPr="00795A9A">
        <w:rPr>
          <w:noProof/>
          <w:sz w:val="16"/>
          <w:szCs w:val="24"/>
        </w:rPr>
        <w:t>, 2012, vol. 1, pp. 235–241, doi: 10.1115/DSCC2012-MOVIC2012-8620.</w:t>
      </w:r>
    </w:p>
    <w:p w14:paraId="71C50E63" w14:textId="77777777" w:rsidR="00795A9A" w:rsidRPr="00795A9A" w:rsidRDefault="00795A9A" w:rsidP="00795A9A">
      <w:pPr>
        <w:adjustRightInd w:val="0"/>
        <w:ind w:left="640" w:hanging="640"/>
        <w:rPr>
          <w:noProof/>
          <w:sz w:val="16"/>
          <w:szCs w:val="24"/>
        </w:rPr>
      </w:pPr>
      <w:r w:rsidRPr="00795A9A">
        <w:rPr>
          <w:noProof/>
          <w:sz w:val="16"/>
          <w:szCs w:val="24"/>
        </w:rPr>
        <w:t>[11]</w:t>
      </w:r>
      <w:r w:rsidRPr="00795A9A">
        <w:rPr>
          <w:noProof/>
          <w:sz w:val="16"/>
          <w:szCs w:val="24"/>
        </w:rPr>
        <w:tab/>
        <w:t xml:space="preserve">N. R. Kapania, J. Subosits, and J. C. Gerdes, “A Sequential Two-Step Algorithm for Fast Generation of Vehicle Racing Trajectories,” </w:t>
      </w:r>
      <w:r w:rsidRPr="00795A9A">
        <w:rPr>
          <w:i/>
          <w:iCs/>
          <w:noProof/>
          <w:sz w:val="16"/>
          <w:szCs w:val="24"/>
        </w:rPr>
        <w:t>J. Dyn. Syst. Meas. Control. Trans. ASME</w:t>
      </w:r>
      <w:r w:rsidRPr="00795A9A">
        <w:rPr>
          <w:noProof/>
          <w:sz w:val="16"/>
          <w:szCs w:val="24"/>
        </w:rPr>
        <w:t>, vol. 138, no. 9, 2016, doi: 10.1115/1.4033311.</w:t>
      </w:r>
    </w:p>
    <w:p w14:paraId="2FC5D3BE" w14:textId="77777777" w:rsidR="00795A9A" w:rsidRPr="00795A9A" w:rsidRDefault="00795A9A" w:rsidP="00795A9A">
      <w:pPr>
        <w:adjustRightInd w:val="0"/>
        <w:ind w:left="640" w:hanging="640"/>
        <w:rPr>
          <w:noProof/>
          <w:sz w:val="16"/>
          <w:szCs w:val="24"/>
        </w:rPr>
      </w:pPr>
      <w:r w:rsidRPr="00795A9A">
        <w:rPr>
          <w:noProof/>
          <w:sz w:val="16"/>
          <w:szCs w:val="24"/>
        </w:rPr>
        <w:t>[12]</w:t>
      </w:r>
      <w:r w:rsidRPr="00795A9A">
        <w:rPr>
          <w:noProof/>
          <w:sz w:val="16"/>
          <w:szCs w:val="24"/>
        </w:rPr>
        <w:tab/>
        <w:t xml:space="preserve">W. C. Mitchell, R. Schroer, and D. B. Grisez, “Driving the traction circle,” </w:t>
      </w:r>
      <w:r w:rsidRPr="00795A9A">
        <w:rPr>
          <w:i/>
          <w:iCs/>
          <w:noProof/>
          <w:sz w:val="16"/>
          <w:szCs w:val="24"/>
        </w:rPr>
        <w:t>SAE Tech. Pap.</w:t>
      </w:r>
      <w:r w:rsidRPr="00795A9A">
        <w:rPr>
          <w:noProof/>
          <w:sz w:val="16"/>
          <w:szCs w:val="24"/>
        </w:rPr>
        <w:t>, no. 724, 2004, doi: 10.4271/2004-01-3545.</w:t>
      </w:r>
    </w:p>
    <w:p w14:paraId="5358E987" w14:textId="77777777" w:rsidR="00795A9A" w:rsidRPr="00795A9A" w:rsidRDefault="00795A9A" w:rsidP="00795A9A">
      <w:pPr>
        <w:adjustRightInd w:val="0"/>
        <w:ind w:left="640" w:hanging="640"/>
        <w:rPr>
          <w:noProof/>
          <w:sz w:val="16"/>
          <w:szCs w:val="24"/>
        </w:rPr>
      </w:pPr>
      <w:r w:rsidRPr="00795A9A">
        <w:rPr>
          <w:noProof/>
          <w:sz w:val="16"/>
          <w:szCs w:val="24"/>
        </w:rPr>
        <w:t>[13]</w:t>
      </w:r>
      <w:r w:rsidRPr="00795A9A">
        <w:rPr>
          <w:noProof/>
          <w:sz w:val="16"/>
          <w:szCs w:val="24"/>
        </w:rPr>
        <w:tab/>
        <w:t xml:space="preserve">C. E. Beal and J. C. Gerdes, “Model predictive control for vehicle stabilization at the limits of handling,” </w:t>
      </w:r>
      <w:r w:rsidRPr="00795A9A">
        <w:rPr>
          <w:i/>
          <w:iCs/>
          <w:noProof/>
          <w:sz w:val="16"/>
          <w:szCs w:val="24"/>
        </w:rPr>
        <w:t>IEEE Trans. Control Syst. Technol.</w:t>
      </w:r>
      <w:r w:rsidRPr="00795A9A">
        <w:rPr>
          <w:noProof/>
          <w:sz w:val="16"/>
          <w:szCs w:val="24"/>
        </w:rPr>
        <w:t>, vol. 21, no. 4, pp. 1258–1269, 2013, doi: 10.1109/TCST.2012.2200826.</w:t>
      </w:r>
    </w:p>
    <w:p w14:paraId="1503C127" w14:textId="77777777" w:rsidR="00795A9A" w:rsidRPr="00795A9A" w:rsidRDefault="00795A9A" w:rsidP="00795A9A">
      <w:pPr>
        <w:adjustRightInd w:val="0"/>
        <w:ind w:left="640" w:hanging="640"/>
        <w:rPr>
          <w:noProof/>
          <w:sz w:val="16"/>
          <w:szCs w:val="24"/>
        </w:rPr>
      </w:pPr>
      <w:r w:rsidRPr="00795A9A">
        <w:rPr>
          <w:noProof/>
          <w:sz w:val="16"/>
          <w:szCs w:val="24"/>
        </w:rPr>
        <w:t>[14]</w:t>
      </w:r>
      <w:r w:rsidRPr="00795A9A">
        <w:rPr>
          <w:noProof/>
          <w:sz w:val="16"/>
          <w:szCs w:val="24"/>
        </w:rPr>
        <w:tab/>
        <w:t xml:space="preserve">AASHTO, </w:t>
      </w:r>
      <w:r w:rsidRPr="00795A9A">
        <w:rPr>
          <w:i/>
          <w:iCs/>
          <w:noProof/>
          <w:sz w:val="16"/>
          <w:szCs w:val="24"/>
        </w:rPr>
        <w:t>A Policy on Geometric Design of Highways and Streets</w:t>
      </w:r>
      <w:r w:rsidRPr="00795A9A">
        <w:rPr>
          <w:noProof/>
          <w:sz w:val="16"/>
          <w:szCs w:val="24"/>
        </w:rPr>
        <w:t>. 2018.</w:t>
      </w:r>
    </w:p>
    <w:p w14:paraId="4C15B83A" w14:textId="77777777" w:rsidR="00795A9A" w:rsidRPr="00795A9A" w:rsidRDefault="00795A9A" w:rsidP="00795A9A">
      <w:pPr>
        <w:adjustRightInd w:val="0"/>
        <w:ind w:left="640" w:hanging="640"/>
        <w:rPr>
          <w:noProof/>
          <w:sz w:val="16"/>
          <w:szCs w:val="24"/>
        </w:rPr>
      </w:pPr>
      <w:r w:rsidRPr="00795A9A">
        <w:rPr>
          <w:noProof/>
          <w:sz w:val="16"/>
          <w:szCs w:val="24"/>
        </w:rPr>
        <w:t>[15]</w:t>
      </w:r>
      <w:r w:rsidRPr="00795A9A">
        <w:rPr>
          <w:noProof/>
          <w:sz w:val="16"/>
          <w:szCs w:val="24"/>
        </w:rPr>
        <w:tab/>
        <w:t xml:space="preserve">P. A. Theodosis and J. C. Gerdes, “Generating a racing line for an autonomous racecar using professional driving techniques,” </w:t>
      </w:r>
      <w:r w:rsidRPr="00795A9A">
        <w:rPr>
          <w:i/>
          <w:iCs/>
          <w:noProof/>
          <w:sz w:val="16"/>
          <w:szCs w:val="24"/>
        </w:rPr>
        <w:t>ASME 2011 Dyn. Syst. Control Conf. Bath/ASME Symp. Fluid Power Motion Control. DSCC 2011</w:t>
      </w:r>
      <w:r w:rsidRPr="00795A9A">
        <w:rPr>
          <w:noProof/>
          <w:sz w:val="16"/>
          <w:szCs w:val="24"/>
        </w:rPr>
        <w:t>, vol. 2, pp. 853–860, 2011, doi: 10.1115/DSCC2011-6097.</w:t>
      </w:r>
    </w:p>
    <w:p w14:paraId="784978B6" w14:textId="77777777" w:rsidR="00795A9A" w:rsidRPr="00795A9A" w:rsidRDefault="00795A9A" w:rsidP="00795A9A">
      <w:pPr>
        <w:adjustRightInd w:val="0"/>
        <w:ind w:left="640" w:hanging="640"/>
        <w:rPr>
          <w:noProof/>
          <w:sz w:val="16"/>
          <w:szCs w:val="24"/>
        </w:rPr>
      </w:pPr>
      <w:r w:rsidRPr="00795A9A">
        <w:rPr>
          <w:noProof/>
          <w:sz w:val="16"/>
          <w:szCs w:val="24"/>
        </w:rPr>
        <w:t>[16]</w:t>
      </w:r>
      <w:r w:rsidRPr="00795A9A">
        <w:rPr>
          <w:noProof/>
          <w:sz w:val="16"/>
          <w:szCs w:val="24"/>
        </w:rPr>
        <w:tab/>
        <w:t xml:space="preserve">J. Villagra, V. Milanés, J. Pérez, and J. Godoy, “Smooth path and speed planning for an automated public transport vehicle,” </w:t>
      </w:r>
      <w:r w:rsidRPr="00795A9A">
        <w:rPr>
          <w:i/>
          <w:iCs/>
          <w:noProof/>
          <w:sz w:val="16"/>
          <w:szCs w:val="24"/>
        </w:rPr>
        <w:t>Rob. Auton. Syst.</w:t>
      </w:r>
      <w:r w:rsidRPr="00795A9A">
        <w:rPr>
          <w:noProof/>
          <w:sz w:val="16"/>
          <w:szCs w:val="24"/>
        </w:rPr>
        <w:t>, vol. 60, pp. 252–265, 2012, doi: 10.1016/j.robot.2011.11.001.</w:t>
      </w:r>
    </w:p>
    <w:p w14:paraId="35A8D0AF" w14:textId="77777777" w:rsidR="00795A9A" w:rsidRPr="00795A9A" w:rsidRDefault="00795A9A" w:rsidP="00795A9A">
      <w:pPr>
        <w:adjustRightInd w:val="0"/>
        <w:ind w:left="640" w:hanging="640"/>
        <w:rPr>
          <w:noProof/>
          <w:sz w:val="16"/>
          <w:szCs w:val="24"/>
        </w:rPr>
      </w:pPr>
      <w:r w:rsidRPr="00795A9A">
        <w:rPr>
          <w:noProof/>
          <w:sz w:val="16"/>
          <w:szCs w:val="24"/>
        </w:rPr>
        <w:t>[17]</w:t>
      </w:r>
      <w:r w:rsidRPr="00795A9A">
        <w:rPr>
          <w:noProof/>
          <w:sz w:val="16"/>
          <w:szCs w:val="24"/>
        </w:rPr>
        <w:tab/>
        <w:t xml:space="preserve">H. A. Hamersma and P. S. Els, “Longitudinal vehicle dynamics control for improved vehicle safety,” </w:t>
      </w:r>
      <w:r w:rsidRPr="00795A9A">
        <w:rPr>
          <w:i/>
          <w:iCs/>
          <w:noProof/>
          <w:sz w:val="16"/>
          <w:szCs w:val="24"/>
        </w:rPr>
        <w:t>J. Terramechanics</w:t>
      </w:r>
      <w:r w:rsidRPr="00795A9A">
        <w:rPr>
          <w:noProof/>
          <w:sz w:val="16"/>
          <w:szCs w:val="24"/>
        </w:rPr>
        <w:t>, vol. 54, pp. 19–36, 2014, doi: 10.1016/j.jterra.2014.04.002.</w:t>
      </w:r>
    </w:p>
    <w:p w14:paraId="285A9913" w14:textId="77777777" w:rsidR="00795A9A" w:rsidRPr="00795A9A" w:rsidRDefault="00795A9A" w:rsidP="00795A9A">
      <w:pPr>
        <w:adjustRightInd w:val="0"/>
        <w:ind w:left="640" w:hanging="640"/>
        <w:rPr>
          <w:noProof/>
          <w:sz w:val="16"/>
          <w:szCs w:val="24"/>
        </w:rPr>
      </w:pPr>
      <w:r w:rsidRPr="00795A9A">
        <w:rPr>
          <w:noProof/>
          <w:sz w:val="16"/>
          <w:szCs w:val="24"/>
        </w:rPr>
        <w:t>[18]</w:t>
      </w:r>
      <w:r w:rsidRPr="00795A9A">
        <w:rPr>
          <w:noProof/>
          <w:sz w:val="16"/>
          <w:szCs w:val="24"/>
        </w:rPr>
        <w:tab/>
        <w:t>“Test Track.” https://www.larson.psu.edu/about/test-track.aspx (accessed Apr. 08, 2021).</w:t>
      </w:r>
    </w:p>
    <w:p w14:paraId="36AF3D07" w14:textId="77777777" w:rsidR="00795A9A" w:rsidRPr="00795A9A" w:rsidRDefault="00795A9A" w:rsidP="00795A9A">
      <w:pPr>
        <w:adjustRightInd w:val="0"/>
        <w:ind w:left="640" w:hanging="640"/>
        <w:rPr>
          <w:noProof/>
          <w:sz w:val="16"/>
        </w:rPr>
      </w:pPr>
      <w:r w:rsidRPr="00795A9A">
        <w:rPr>
          <w:noProof/>
          <w:sz w:val="16"/>
          <w:szCs w:val="24"/>
        </w:rPr>
        <w:t>[19]</w:t>
      </w:r>
      <w:r w:rsidRPr="00795A9A">
        <w:rPr>
          <w:noProof/>
          <w:sz w:val="16"/>
          <w:szCs w:val="24"/>
        </w:rPr>
        <w:tab/>
        <w:t xml:space="preserve">R. Solea and U. Nunes, “Trajectory planning with velocity planner for fully-automated passenger vehicles,” </w:t>
      </w:r>
      <w:r w:rsidRPr="00795A9A">
        <w:rPr>
          <w:i/>
          <w:iCs/>
          <w:noProof/>
          <w:sz w:val="16"/>
          <w:szCs w:val="24"/>
        </w:rPr>
        <w:t>IEEE Conf. Intell. Transp. Syst. Proceedings, ITSC</w:t>
      </w:r>
      <w:r w:rsidRPr="00795A9A">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icrosoft Office User" w:date="2021-04-15T11:10:00Z" w:initials="MOU">
    <w:p w14:paraId="7EDEC4CA" w14:textId="54A0F617" w:rsidR="009E4D28" w:rsidRDefault="009E4D28">
      <w:pPr>
        <w:pStyle w:val="CommentText"/>
      </w:pPr>
      <w:r>
        <w:rPr>
          <w:rStyle w:val="CommentReference"/>
        </w:rPr>
        <w:annotationRef/>
      </w:r>
      <w:r>
        <w:t>Could reference a NHTSA publication of statistics or similar in order to provide motivation here.</w:t>
      </w:r>
    </w:p>
  </w:comment>
  <w:comment w:id="66" w:author="Microsoft Office User" w:date="2021-04-15T11:17:00Z" w:initials="MOU">
    <w:p w14:paraId="6AE5137D" w14:textId="20E51B53" w:rsidR="009E4D28" w:rsidRDefault="009E4D28">
      <w:pPr>
        <w:pStyle w:val="CommentText"/>
      </w:pPr>
      <w:r>
        <w:rPr>
          <w:rStyle w:val="CommentReference"/>
        </w:rPr>
        <w:annotationRef/>
      </w:r>
      <w:r>
        <w:t>“intensively” could mean a lot of things, but “significantly and rapidly” conveys to me both magnitude of the change and speed of the change, which are the key aspects.</w:t>
      </w:r>
    </w:p>
  </w:comment>
  <w:comment w:id="89" w:author="Microsoft Office User" w:date="2021-04-15T11:23:00Z" w:initials="MOU">
    <w:p w14:paraId="7A0D839A" w14:textId="7B0B3C20" w:rsidR="005A7E4B" w:rsidRDefault="005A7E4B">
      <w:pPr>
        <w:pStyle w:val="CommentText"/>
      </w:pPr>
      <w:r>
        <w:rPr>
          <w:rStyle w:val="CommentReference"/>
        </w:rPr>
        <w:annotationRef/>
      </w:r>
      <w:r>
        <w:t>Not sure what a “common driving algorithm” means. We should choose a different phrase here.</w:t>
      </w:r>
    </w:p>
  </w:comment>
  <w:comment w:id="120" w:author="Microsoft Office User" w:date="2021-04-15T11:29:00Z" w:initials="MOU">
    <w:p w14:paraId="25F41C97" w14:textId="58A1C1A9" w:rsidR="005A7E4B" w:rsidRDefault="005A7E4B">
      <w:pPr>
        <w:pStyle w:val="CommentText"/>
      </w:pPr>
      <w:r>
        <w:rPr>
          <w:rStyle w:val="CommentReference"/>
        </w:rPr>
        <w:annotationRef/>
      </w:r>
      <w:r>
        <w:t xml:space="preserve">We should be sure to reference others who have done this as well. We don’t want to appear to be basing our work solely on the work of the DDL and shutting out other authors who have done good work in very similar </w:t>
      </w:r>
      <w:r w:rsidR="00F47C89">
        <w:t>lines of research.</w:t>
      </w:r>
    </w:p>
  </w:comment>
  <w:comment w:id="124" w:author="Microsoft Office User" w:date="2021-04-15T11:32:00Z" w:initials="MOU">
    <w:p w14:paraId="025DC52D" w14:textId="3D5019C2" w:rsidR="00F47C89" w:rsidRDefault="00F47C89">
      <w:pPr>
        <w:pStyle w:val="CommentText"/>
      </w:pPr>
      <w:r>
        <w:rPr>
          <w:rStyle w:val="CommentReference"/>
        </w:rPr>
        <w:annotationRef/>
      </w:r>
      <w:r>
        <w:t>vehicle or driver? Could be either depending on whether you are talking about an autonomous vehicle or a human driven one.</w:t>
      </w:r>
    </w:p>
  </w:comment>
  <w:comment w:id="180" w:author="Craig Beal" w:date="2021-04-15T13:10:00Z" w:initials="CB">
    <w:p w14:paraId="4FAAA2F4" w14:textId="34E056CE" w:rsidR="009E798A" w:rsidRDefault="009E798A">
      <w:pPr>
        <w:pStyle w:val="CommentText"/>
      </w:pPr>
      <w:r>
        <w:rPr>
          <w:rStyle w:val="CommentReference"/>
        </w:rPr>
        <w:annotationRef/>
      </w:r>
      <w:r>
        <w:t>This section needs a bit of work. It’s not particularly detailed, and the plot isn’t well motivated or described.</w:t>
      </w:r>
    </w:p>
  </w:comment>
  <w:comment w:id="212" w:author="Craig Beal" w:date="2021-04-15T13:07:00Z" w:initials="CB">
    <w:p w14:paraId="4C9B89A5" w14:textId="791BDB3A" w:rsidR="009E798A" w:rsidRDefault="009E798A">
      <w:pPr>
        <w:pStyle w:val="CommentText"/>
      </w:pPr>
      <w:r>
        <w:rPr>
          <w:rStyle w:val="CommentReference"/>
        </w:rPr>
        <w:annotationRef/>
      </w:r>
      <w:r>
        <w:t>Change? Delete?</w:t>
      </w:r>
    </w:p>
  </w:comment>
  <w:comment w:id="213" w:author="Craig Beal" w:date="2021-04-15T13:07:00Z" w:initials="CB">
    <w:p w14:paraId="6AE0F1E1" w14:textId="1426C71A" w:rsidR="009E798A" w:rsidRDefault="009E798A">
      <w:pPr>
        <w:pStyle w:val="CommentText"/>
      </w:pPr>
      <w:r>
        <w:rPr>
          <w:rStyle w:val="CommentReference"/>
        </w:rPr>
        <w:annotationRef/>
      </w:r>
      <w:r>
        <w:t>I think that this should be omitted to protect the potential to complete this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DEC4CA" w15:done="0"/>
  <w15:commentEx w15:paraId="6AE5137D" w15:done="0"/>
  <w15:commentEx w15:paraId="7A0D839A" w15:done="0"/>
  <w15:commentEx w15:paraId="25F41C97" w15:done="0"/>
  <w15:commentEx w15:paraId="025DC52D" w15:done="0"/>
  <w15:commentEx w15:paraId="4FAAA2F4" w15:done="0"/>
  <w15:commentEx w15:paraId="4C9B89A5" w15:done="0"/>
  <w15:commentEx w15:paraId="6AE0F1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2B9CB" w16cex:dateUtc="2021-04-15T17:10:00Z"/>
  <w16cex:commentExtensible w16cex:durableId="2422B902" w16cex:dateUtc="2021-04-15T17:07:00Z"/>
  <w16cex:commentExtensible w16cex:durableId="2422B918" w16cex:dateUtc="2021-04-1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DEC4CA" w16cid:durableId="24229D9B"/>
  <w16cid:commentId w16cid:paraId="6AE5137D" w16cid:durableId="24229F48"/>
  <w16cid:commentId w16cid:paraId="7A0D839A" w16cid:durableId="2422A09A"/>
  <w16cid:commentId w16cid:paraId="25F41C97" w16cid:durableId="2422A218"/>
  <w16cid:commentId w16cid:paraId="025DC52D" w16cid:durableId="2422A2BF"/>
  <w16cid:commentId w16cid:paraId="4FAAA2F4" w16cid:durableId="2422B9CB"/>
  <w16cid:commentId w16cid:paraId="4C9B89A5" w16cid:durableId="2422B902"/>
  <w16cid:commentId w16cid:paraId="6AE0F1E1" w16cid:durableId="2422B9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9F5F4" w14:textId="77777777" w:rsidR="003876D0" w:rsidRDefault="003876D0">
      <w:r>
        <w:separator/>
      </w:r>
    </w:p>
  </w:endnote>
  <w:endnote w:type="continuationSeparator" w:id="0">
    <w:p w14:paraId="6DE81E51" w14:textId="77777777" w:rsidR="003876D0" w:rsidRDefault="00387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5548B" w14:textId="77777777" w:rsidR="003876D0" w:rsidRDefault="003876D0"/>
  </w:footnote>
  <w:footnote w:type="continuationSeparator" w:id="0">
    <w:p w14:paraId="0DD82CBD" w14:textId="77777777" w:rsidR="003876D0" w:rsidRDefault="003876D0">
      <w:r>
        <w:continuationSeparator/>
      </w:r>
    </w:p>
  </w:footnote>
  <w:footnote w:id="1">
    <w:p w14:paraId="09298681" w14:textId="77777777" w:rsidR="00EA3036" w:rsidRDefault="00EA3036">
      <w:pPr>
        <w:pStyle w:val="FootnoteText"/>
      </w:pPr>
      <w:r w:rsidRPr="00161202">
        <w:rPr>
          <w:rStyle w:val="FootnoteReference"/>
        </w:rPr>
        <w:t>*</w:t>
      </w:r>
      <w:r>
        <w:t>Research supported by NSF.</w:t>
      </w:r>
    </w:p>
    <w:p w14:paraId="1919C76D" w14:textId="22DC72F2" w:rsidR="00EA3036" w:rsidRDefault="00EA3036" w:rsidP="001537C6">
      <w:pPr>
        <w:pStyle w:val="FootnoteText"/>
      </w:pPr>
      <w:r>
        <w:t xml:space="preserve">Liming Gao is a graduate student in Mechanical Engineering at The Pennsylvania State University, University Park, PA 16803, USA (e-mail: lug358@ psu.edu). </w:t>
      </w:r>
    </w:p>
    <w:p w14:paraId="0D045BCB" w14:textId="6B9A0F82" w:rsidR="00EA3036" w:rsidRDefault="00EA3036"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13A9F6E6" w:rsidR="00EA3036" w:rsidRDefault="00EA3036"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16803, USA (e-mail: </w:t>
      </w:r>
      <w:r w:rsidRPr="00F65200">
        <w:t>dzf5248@psu.edu</w:t>
      </w:r>
      <w:r>
        <w:t xml:space="preserve">). </w:t>
      </w:r>
    </w:p>
    <w:p w14:paraId="7B424140" w14:textId="44FB6722" w:rsidR="00EA3036" w:rsidRDefault="00EA3036">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EA3036" w:rsidRDefault="00EA3036">
    <w:pPr>
      <w:framePr w:wrap="auto" w:vAnchor="text" w:hAnchor="margin" w:xAlign="right" w:y="1"/>
    </w:pPr>
  </w:p>
  <w:p w14:paraId="4CBB8214" w14:textId="77777777" w:rsidR="00EA3036" w:rsidRDefault="00EA3036"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Craig Beal">
    <w15:presenceInfo w15:providerId="Windows Live" w15:userId="2ba698f1fdd973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0FAL9QNv0tAAAA"/>
  </w:docVars>
  <w:rsids>
    <w:rsidRoot w:val="001A13E6"/>
    <w:rsid w:val="00000992"/>
    <w:rsid w:val="000014BD"/>
    <w:rsid w:val="000023B6"/>
    <w:rsid w:val="000037AF"/>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5D63"/>
    <w:rsid w:val="00036C3F"/>
    <w:rsid w:val="00036DDB"/>
    <w:rsid w:val="0003733A"/>
    <w:rsid w:val="0004020E"/>
    <w:rsid w:val="0004155E"/>
    <w:rsid w:val="00041D42"/>
    <w:rsid w:val="000426E4"/>
    <w:rsid w:val="00045249"/>
    <w:rsid w:val="00045911"/>
    <w:rsid w:val="00045AD8"/>
    <w:rsid w:val="00045B70"/>
    <w:rsid w:val="00047E49"/>
    <w:rsid w:val="000516CC"/>
    <w:rsid w:val="000517FF"/>
    <w:rsid w:val="00051B18"/>
    <w:rsid w:val="00055A73"/>
    <w:rsid w:val="00055B57"/>
    <w:rsid w:val="000567D1"/>
    <w:rsid w:val="0005714A"/>
    <w:rsid w:val="0006097D"/>
    <w:rsid w:val="000635E0"/>
    <w:rsid w:val="00065A17"/>
    <w:rsid w:val="00065DBE"/>
    <w:rsid w:val="000668D0"/>
    <w:rsid w:val="00067ABB"/>
    <w:rsid w:val="00067E3F"/>
    <w:rsid w:val="00073647"/>
    <w:rsid w:val="0007369F"/>
    <w:rsid w:val="00074517"/>
    <w:rsid w:val="00074D5D"/>
    <w:rsid w:val="00074DE9"/>
    <w:rsid w:val="000751C2"/>
    <w:rsid w:val="00075302"/>
    <w:rsid w:val="00077084"/>
    <w:rsid w:val="00077CC4"/>
    <w:rsid w:val="00080A9A"/>
    <w:rsid w:val="00081444"/>
    <w:rsid w:val="00081D0B"/>
    <w:rsid w:val="0008493D"/>
    <w:rsid w:val="00084AE6"/>
    <w:rsid w:val="00085631"/>
    <w:rsid w:val="000864AF"/>
    <w:rsid w:val="0008667D"/>
    <w:rsid w:val="00087212"/>
    <w:rsid w:val="00087858"/>
    <w:rsid w:val="00087C3C"/>
    <w:rsid w:val="000906DE"/>
    <w:rsid w:val="00090A25"/>
    <w:rsid w:val="000936A9"/>
    <w:rsid w:val="00093FE7"/>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1F1A"/>
    <w:rsid w:val="001131BA"/>
    <w:rsid w:val="001141A8"/>
    <w:rsid w:val="001150CB"/>
    <w:rsid w:val="001169B7"/>
    <w:rsid w:val="00116C8C"/>
    <w:rsid w:val="0011716F"/>
    <w:rsid w:val="0011718D"/>
    <w:rsid w:val="001172C1"/>
    <w:rsid w:val="00117ABA"/>
    <w:rsid w:val="00117FFD"/>
    <w:rsid w:val="00122EF3"/>
    <w:rsid w:val="00123CA2"/>
    <w:rsid w:val="00123CB2"/>
    <w:rsid w:val="0012573E"/>
    <w:rsid w:val="0012595D"/>
    <w:rsid w:val="00126247"/>
    <w:rsid w:val="00131342"/>
    <w:rsid w:val="001313AD"/>
    <w:rsid w:val="00131590"/>
    <w:rsid w:val="0013177B"/>
    <w:rsid w:val="00132C19"/>
    <w:rsid w:val="001355EC"/>
    <w:rsid w:val="00135A17"/>
    <w:rsid w:val="00136D03"/>
    <w:rsid w:val="00140274"/>
    <w:rsid w:val="0014061B"/>
    <w:rsid w:val="001406A0"/>
    <w:rsid w:val="00140AA8"/>
    <w:rsid w:val="00142391"/>
    <w:rsid w:val="00143A7B"/>
    <w:rsid w:val="001450EB"/>
    <w:rsid w:val="00145573"/>
    <w:rsid w:val="0014621F"/>
    <w:rsid w:val="00146698"/>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1202"/>
    <w:rsid w:val="00161528"/>
    <w:rsid w:val="00161FCB"/>
    <w:rsid w:val="001621EB"/>
    <w:rsid w:val="001621F7"/>
    <w:rsid w:val="00162E5F"/>
    <w:rsid w:val="00164E32"/>
    <w:rsid w:val="00164E5D"/>
    <w:rsid w:val="001659AE"/>
    <w:rsid w:val="00171180"/>
    <w:rsid w:val="00171F78"/>
    <w:rsid w:val="001725A3"/>
    <w:rsid w:val="00173707"/>
    <w:rsid w:val="00173C9B"/>
    <w:rsid w:val="00174B6C"/>
    <w:rsid w:val="00174DCF"/>
    <w:rsid w:val="00177238"/>
    <w:rsid w:val="00177ECC"/>
    <w:rsid w:val="0018035E"/>
    <w:rsid w:val="00181A53"/>
    <w:rsid w:val="00181C3A"/>
    <w:rsid w:val="001822F7"/>
    <w:rsid w:val="0018283F"/>
    <w:rsid w:val="00184A9F"/>
    <w:rsid w:val="001850E9"/>
    <w:rsid w:val="00187C5F"/>
    <w:rsid w:val="00190534"/>
    <w:rsid w:val="00191B3D"/>
    <w:rsid w:val="00191C21"/>
    <w:rsid w:val="001933FA"/>
    <w:rsid w:val="00193D5A"/>
    <w:rsid w:val="00194480"/>
    <w:rsid w:val="00195109"/>
    <w:rsid w:val="00195DB2"/>
    <w:rsid w:val="001963B1"/>
    <w:rsid w:val="001A006D"/>
    <w:rsid w:val="001A0AB9"/>
    <w:rsid w:val="001A100E"/>
    <w:rsid w:val="001A13E6"/>
    <w:rsid w:val="001A1AD2"/>
    <w:rsid w:val="001A412C"/>
    <w:rsid w:val="001A443D"/>
    <w:rsid w:val="001A59A1"/>
    <w:rsid w:val="001A6685"/>
    <w:rsid w:val="001A6AE6"/>
    <w:rsid w:val="001B0930"/>
    <w:rsid w:val="001B094A"/>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C7A27"/>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F69A0"/>
    <w:rsid w:val="001F6C6F"/>
    <w:rsid w:val="001F703D"/>
    <w:rsid w:val="0020055D"/>
    <w:rsid w:val="0020057B"/>
    <w:rsid w:val="0020068E"/>
    <w:rsid w:val="00200BB1"/>
    <w:rsid w:val="00200E30"/>
    <w:rsid w:val="00201162"/>
    <w:rsid w:val="002015B1"/>
    <w:rsid w:val="00204EBF"/>
    <w:rsid w:val="002059B8"/>
    <w:rsid w:val="0020759A"/>
    <w:rsid w:val="0021131B"/>
    <w:rsid w:val="002138C9"/>
    <w:rsid w:val="002163F5"/>
    <w:rsid w:val="0021713E"/>
    <w:rsid w:val="00221024"/>
    <w:rsid w:val="00221C03"/>
    <w:rsid w:val="00221DBC"/>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CCB"/>
    <w:rsid w:val="00235D00"/>
    <w:rsid w:val="002372E6"/>
    <w:rsid w:val="00237512"/>
    <w:rsid w:val="00241777"/>
    <w:rsid w:val="00241D5F"/>
    <w:rsid w:val="00242C98"/>
    <w:rsid w:val="00242DAE"/>
    <w:rsid w:val="00243B37"/>
    <w:rsid w:val="00244084"/>
    <w:rsid w:val="002451DC"/>
    <w:rsid w:val="00246A2F"/>
    <w:rsid w:val="00250759"/>
    <w:rsid w:val="0025218D"/>
    <w:rsid w:val="00252EE8"/>
    <w:rsid w:val="0025364F"/>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81136"/>
    <w:rsid w:val="00281466"/>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1436"/>
    <w:rsid w:val="002A1543"/>
    <w:rsid w:val="002A1F6C"/>
    <w:rsid w:val="002A2EF1"/>
    <w:rsid w:val="002A3426"/>
    <w:rsid w:val="002A431C"/>
    <w:rsid w:val="002A5333"/>
    <w:rsid w:val="002A5786"/>
    <w:rsid w:val="002A7996"/>
    <w:rsid w:val="002B057C"/>
    <w:rsid w:val="002B08D6"/>
    <w:rsid w:val="002B0D32"/>
    <w:rsid w:val="002B0E23"/>
    <w:rsid w:val="002B7711"/>
    <w:rsid w:val="002B7F9A"/>
    <w:rsid w:val="002C0641"/>
    <w:rsid w:val="002C081A"/>
    <w:rsid w:val="002C098D"/>
    <w:rsid w:val="002C3AEB"/>
    <w:rsid w:val="002C45A9"/>
    <w:rsid w:val="002C616F"/>
    <w:rsid w:val="002C728D"/>
    <w:rsid w:val="002C7DD4"/>
    <w:rsid w:val="002D00FF"/>
    <w:rsid w:val="002D165D"/>
    <w:rsid w:val="002D4D52"/>
    <w:rsid w:val="002D4E40"/>
    <w:rsid w:val="002D7184"/>
    <w:rsid w:val="002D7402"/>
    <w:rsid w:val="002D78CB"/>
    <w:rsid w:val="002D7A72"/>
    <w:rsid w:val="002E1283"/>
    <w:rsid w:val="002E2388"/>
    <w:rsid w:val="002E3846"/>
    <w:rsid w:val="002E3D06"/>
    <w:rsid w:val="002E409D"/>
    <w:rsid w:val="002E46C1"/>
    <w:rsid w:val="002E68F6"/>
    <w:rsid w:val="002E781E"/>
    <w:rsid w:val="002F16CF"/>
    <w:rsid w:val="002F1D9B"/>
    <w:rsid w:val="002F1F34"/>
    <w:rsid w:val="002F25A4"/>
    <w:rsid w:val="002F281D"/>
    <w:rsid w:val="002F2C49"/>
    <w:rsid w:val="002F3614"/>
    <w:rsid w:val="002F375C"/>
    <w:rsid w:val="002F494A"/>
    <w:rsid w:val="002F5047"/>
    <w:rsid w:val="002F5C54"/>
    <w:rsid w:val="002F60A2"/>
    <w:rsid w:val="002F637A"/>
    <w:rsid w:val="002F6C25"/>
    <w:rsid w:val="002F77C7"/>
    <w:rsid w:val="0030033B"/>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FD8"/>
    <w:rsid w:val="00356397"/>
    <w:rsid w:val="003569B5"/>
    <w:rsid w:val="00357A91"/>
    <w:rsid w:val="00357D96"/>
    <w:rsid w:val="00357DD3"/>
    <w:rsid w:val="0036024D"/>
    <w:rsid w:val="00360407"/>
    <w:rsid w:val="003606B9"/>
    <w:rsid w:val="0036108B"/>
    <w:rsid w:val="00363307"/>
    <w:rsid w:val="0036409A"/>
    <w:rsid w:val="0036515C"/>
    <w:rsid w:val="003659A3"/>
    <w:rsid w:val="0037020B"/>
    <w:rsid w:val="00371505"/>
    <w:rsid w:val="00371A4E"/>
    <w:rsid w:val="0037514B"/>
    <w:rsid w:val="00375903"/>
    <w:rsid w:val="00375D35"/>
    <w:rsid w:val="00377C98"/>
    <w:rsid w:val="0038031A"/>
    <w:rsid w:val="003804FC"/>
    <w:rsid w:val="00380C04"/>
    <w:rsid w:val="00380FFC"/>
    <w:rsid w:val="003812BC"/>
    <w:rsid w:val="00381A53"/>
    <w:rsid w:val="00381F0A"/>
    <w:rsid w:val="00382525"/>
    <w:rsid w:val="00384E25"/>
    <w:rsid w:val="00384F40"/>
    <w:rsid w:val="00385603"/>
    <w:rsid w:val="00385EAF"/>
    <w:rsid w:val="00385FFC"/>
    <w:rsid w:val="0038646E"/>
    <w:rsid w:val="00387331"/>
    <w:rsid w:val="003876D0"/>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B08A5"/>
    <w:rsid w:val="003B11AE"/>
    <w:rsid w:val="003B1AF5"/>
    <w:rsid w:val="003B435F"/>
    <w:rsid w:val="003B527E"/>
    <w:rsid w:val="003B57D4"/>
    <w:rsid w:val="003B5998"/>
    <w:rsid w:val="003B7E65"/>
    <w:rsid w:val="003C03A8"/>
    <w:rsid w:val="003C04C8"/>
    <w:rsid w:val="003C06A2"/>
    <w:rsid w:val="003C211B"/>
    <w:rsid w:val="003C3F41"/>
    <w:rsid w:val="003C4D68"/>
    <w:rsid w:val="003C634C"/>
    <w:rsid w:val="003D05EF"/>
    <w:rsid w:val="003D2052"/>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73BA"/>
    <w:rsid w:val="003E764E"/>
    <w:rsid w:val="003F1CC8"/>
    <w:rsid w:val="003F2F80"/>
    <w:rsid w:val="003F39EC"/>
    <w:rsid w:val="003F4809"/>
    <w:rsid w:val="00400748"/>
    <w:rsid w:val="00400CAC"/>
    <w:rsid w:val="004025B7"/>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F18"/>
    <w:rsid w:val="0042688F"/>
    <w:rsid w:val="00426B2C"/>
    <w:rsid w:val="00431235"/>
    <w:rsid w:val="004313F8"/>
    <w:rsid w:val="004319CC"/>
    <w:rsid w:val="00435F7C"/>
    <w:rsid w:val="0043692C"/>
    <w:rsid w:val="004369E1"/>
    <w:rsid w:val="004376D3"/>
    <w:rsid w:val="00440D95"/>
    <w:rsid w:val="004453AB"/>
    <w:rsid w:val="00446DAA"/>
    <w:rsid w:val="00447691"/>
    <w:rsid w:val="00451B45"/>
    <w:rsid w:val="00451C54"/>
    <w:rsid w:val="00454C45"/>
    <w:rsid w:val="00455AB1"/>
    <w:rsid w:val="00456369"/>
    <w:rsid w:val="00456981"/>
    <w:rsid w:val="00456D98"/>
    <w:rsid w:val="00461073"/>
    <w:rsid w:val="0046188C"/>
    <w:rsid w:val="00461B5B"/>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DA0"/>
    <w:rsid w:val="0047799B"/>
    <w:rsid w:val="004812E0"/>
    <w:rsid w:val="00481E51"/>
    <w:rsid w:val="00482B9D"/>
    <w:rsid w:val="00483335"/>
    <w:rsid w:val="00484C13"/>
    <w:rsid w:val="0048538C"/>
    <w:rsid w:val="0048694C"/>
    <w:rsid w:val="00486F2F"/>
    <w:rsid w:val="00487FF8"/>
    <w:rsid w:val="0049029B"/>
    <w:rsid w:val="00491B54"/>
    <w:rsid w:val="004925E8"/>
    <w:rsid w:val="004926F3"/>
    <w:rsid w:val="004939ED"/>
    <w:rsid w:val="00493F5E"/>
    <w:rsid w:val="00494877"/>
    <w:rsid w:val="0049505D"/>
    <w:rsid w:val="0049644A"/>
    <w:rsid w:val="00496B83"/>
    <w:rsid w:val="00496C1E"/>
    <w:rsid w:val="004A003B"/>
    <w:rsid w:val="004A03A2"/>
    <w:rsid w:val="004A417A"/>
    <w:rsid w:val="004A4BF8"/>
    <w:rsid w:val="004B1856"/>
    <w:rsid w:val="004B21B7"/>
    <w:rsid w:val="004B301B"/>
    <w:rsid w:val="004B32C4"/>
    <w:rsid w:val="004B3347"/>
    <w:rsid w:val="004B4139"/>
    <w:rsid w:val="004B50CA"/>
    <w:rsid w:val="004B6630"/>
    <w:rsid w:val="004B67BD"/>
    <w:rsid w:val="004C165E"/>
    <w:rsid w:val="004C2345"/>
    <w:rsid w:val="004C2462"/>
    <w:rsid w:val="004C3D8F"/>
    <w:rsid w:val="004C5723"/>
    <w:rsid w:val="004C6780"/>
    <w:rsid w:val="004C7CB1"/>
    <w:rsid w:val="004D04D0"/>
    <w:rsid w:val="004D11B8"/>
    <w:rsid w:val="004D1300"/>
    <w:rsid w:val="004D1466"/>
    <w:rsid w:val="004D2274"/>
    <w:rsid w:val="004D401B"/>
    <w:rsid w:val="004D7D27"/>
    <w:rsid w:val="004E2E6B"/>
    <w:rsid w:val="004E2FBA"/>
    <w:rsid w:val="004E35FC"/>
    <w:rsid w:val="004E3B4E"/>
    <w:rsid w:val="004E5484"/>
    <w:rsid w:val="004E7C27"/>
    <w:rsid w:val="004F071C"/>
    <w:rsid w:val="004F27C6"/>
    <w:rsid w:val="004F2A2A"/>
    <w:rsid w:val="004F2AFA"/>
    <w:rsid w:val="004F30A5"/>
    <w:rsid w:val="004F3A1F"/>
    <w:rsid w:val="004F42D3"/>
    <w:rsid w:val="004F44E2"/>
    <w:rsid w:val="004F50CC"/>
    <w:rsid w:val="004F6B2C"/>
    <w:rsid w:val="004F7464"/>
    <w:rsid w:val="00500B94"/>
    <w:rsid w:val="00500D2E"/>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22E6C"/>
    <w:rsid w:val="00523F75"/>
    <w:rsid w:val="00524360"/>
    <w:rsid w:val="0052506D"/>
    <w:rsid w:val="00525D0D"/>
    <w:rsid w:val="00525F54"/>
    <w:rsid w:val="00526D8B"/>
    <w:rsid w:val="00532D91"/>
    <w:rsid w:val="00533E48"/>
    <w:rsid w:val="005340DA"/>
    <w:rsid w:val="005347A2"/>
    <w:rsid w:val="005348D4"/>
    <w:rsid w:val="00535BE8"/>
    <w:rsid w:val="00540B8B"/>
    <w:rsid w:val="0054103F"/>
    <w:rsid w:val="0054119C"/>
    <w:rsid w:val="005414AE"/>
    <w:rsid w:val="00542A21"/>
    <w:rsid w:val="00543D10"/>
    <w:rsid w:val="00543D44"/>
    <w:rsid w:val="00545115"/>
    <w:rsid w:val="0054568F"/>
    <w:rsid w:val="0054692E"/>
    <w:rsid w:val="005479F0"/>
    <w:rsid w:val="00550460"/>
    <w:rsid w:val="005512F5"/>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3E1F"/>
    <w:rsid w:val="00574F47"/>
    <w:rsid w:val="00575400"/>
    <w:rsid w:val="005758D8"/>
    <w:rsid w:val="00575CB2"/>
    <w:rsid w:val="00577EEA"/>
    <w:rsid w:val="00581834"/>
    <w:rsid w:val="00582455"/>
    <w:rsid w:val="00583B53"/>
    <w:rsid w:val="0058434F"/>
    <w:rsid w:val="00584530"/>
    <w:rsid w:val="00584A1D"/>
    <w:rsid w:val="00585935"/>
    <w:rsid w:val="00585C5C"/>
    <w:rsid w:val="00592115"/>
    <w:rsid w:val="005934DC"/>
    <w:rsid w:val="00593ABD"/>
    <w:rsid w:val="005940B0"/>
    <w:rsid w:val="005941E7"/>
    <w:rsid w:val="00594DBA"/>
    <w:rsid w:val="00595BBC"/>
    <w:rsid w:val="00595C0D"/>
    <w:rsid w:val="00595CAF"/>
    <w:rsid w:val="005968DD"/>
    <w:rsid w:val="00596AB9"/>
    <w:rsid w:val="005A025E"/>
    <w:rsid w:val="005A179D"/>
    <w:rsid w:val="005A2A7C"/>
    <w:rsid w:val="005A3AD3"/>
    <w:rsid w:val="005A492D"/>
    <w:rsid w:val="005A4B86"/>
    <w:rsid w:val="005A528F"/>
    <w:rsid w:val="005A5763"/>
    <w:rsid w:val="005A71BF"/>
    <w:rsid w:val="005A7E4B"/>
    <w:rsid w:val="005B0507"/>
    <w:rsid w:val="005B08F6"/>
    <w:rsid w:val="005B0C04"/>
    <w:rsid w:val="005B3B74"/>
    <w:rsid w:val="005B51C7"/>
    <w:rsid w:val="005B5A8F"/>
    <w:rsid w:val="005B6D62"/>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5B5E"/>
    <w:rsid w:val="00626FC9"/>
    <w:rsid w:val="00627064"/>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5471"/>
    <w:rsid w:val="006757CA"/>
    <w:rsid w:val="00677BA2"/>
    <w:rsid w:val="0068031A"/>
    <w:rsid w:val="0068055F"/>
    <w:rsid w:val="006805A4"/>
    <w:rsid w:val="0068318C"/>
    <w:rsid w:val="00685B40"/>
    <w:rsid w:val="00686F9C"/>
    <w:rsid w:val="00687B0F"/>
    <w:rsid w:val="00690481"/>
    <w:rsid w:val="006905AA"/>
    <w:rsid w:val="006919AF"/>
    <w:rsid w:val="00692553"/>
    <w:rsid w:val="00692FBD"/>
    <w:rsid w:val="00693295"/>
    <w:rsid w:val="00693D91"/>
    <w:rsid w:val="00694D3E"/>
    <w:rsid w:val="00694FE0"/>
    <w:rsid w:val="00696A41"/>
    <w:rsid w:val="0069755D"/>
    <w:rsid w:val="006A0944"/>
    <w:rsid w:val="006A3518"/>
    <w:rsid w:val="006A4AC4"/>
    <w:rsid w:val="006A55AB"/>
    <w:rsid w:val="006B06A7"/>
    <w:rsid w:val="006B15FD"/>
    <w:rsid w:val="006B19D7"/>
    <w:rsid w:val="006B2D2D"/>
    <w:rsid w:val="006B46F5"/>
    <w:rsid w:val="006B5F9F"/>
    <w:rsid w:val="006B6051"/>
    <w:rsid w:val="006B6985"/>
    <w:rsid w:val="006C0016"/>
    <w:rsid w:val="006C02E3"/>
    <w:rsid w:val="006C0EFA"/>
    <w:rsid w:val="006C28D9"/>
    <w:rsid w:val="006C316B"/>
    <w:rsid w:val="006C36D5"/>
    <w:rsid w:val="006C465C"/>
    <w:rsid w:val="006C4BC5"/>
    <w:rsid w:val="006C53F0"/>
    <w:rsid w:val="006C74DF"/>
    <w:rsid w:val="006D0A02"/>
    <w:rsid w:val="006D143A"/>
    <w:rsid w:val="006D2632"/>
    <w:rsid w:val="006D33A5"/>
    <w:rsid w:val="006D3ACF"/>
    <w:rsid w:val="006D3D00"/>
    <w:rsid w:val="006D596E"/>
    <w:rsid w:val="006D5B8E"/>
    <w:rsid w:val="006D5CA0"/>
    <w:rsid w:val="006D72AF"/>
    <w:rsid w:val="006D7A30"/>
    <w:rsid w:val="006E04D8"/>
    <w:rsid w:val="006E16F9"/>
    <w:rsid w:val="006E2F2D"/>
    <w:rsid w:val="006E456A"/>
    <w:rsid w:val="006E5247"/>
    <w:rsid w:val="006E6062"/>
    <w:rsid w:val="006E695D"/>
    <w:rsid w:val="006E74ED"/>
    <w:rsid w:val="006F1FD3"/>
    <w:rsid w:val="006F2D56"/>
    <w:rsid w:val="006F36BD"/>
    <w:rsid w:val="006F670D"/>
    <w:rsid w:val="006F71F9"/>
    <w:rsid w:val="00700209"/>
    <w:rsid w:val="00701A26"/>
    <w:rsid w:val="00701AFE"/>
    <w:rsid w:val="0070283E"/>
    <w:rsid w:val="0070426B"/>
    <w:rsid w:val="00704354"/>
    <w:rsid w:val="0070456B"/>
    <w:rsid w:val="00705235"/>
    <w:rsid w:val="0070719C"/>
    <w:rsid w:val="00707B59"/>
    <w:rsid w:val="00710599"/>
    <w:rsid w:val="007110E1"/>
    <w:rsid w:val="00712228"/>
    <w:rsid w:val="00712722"/>
    <w:rsid w:val="00715CA0"/>
    <w:rsid w:val="007174BD"/>
    <w:rsid w:val="00721EA2"/>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B7D"/>
    <w:rsid w:val="00745AD6"/>
    <w:rsid w:val="00745BB8"/>
    <w:rsid w:val="007462E5"/>
    <w:rsid w:val="00746969"/>
    <w:rsid w:val="00751B98"/>
    <w:rsid w:val="00751E06"/>
    <w:rsid w:val="0075388E"/>
    <w:rsid w:val="00753EE5"/>
    <w:rsid w:val="00754BA9"/>
    <w:rsid w:val="007557BD"/>
    <w:rsid w:val="00756520"/>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807CC"/>
    <w:rsid w:val="0078092F"/>
    <w:rsid w:val="00780C10"/>
    <w:rsid w:val="00783A69"/>
    <w:rsid w:val="00784070"/>
    <w:rsid w:val="00784DB1"/>
    <w:rsid w:val="0078522C"/>
    <w:rsid w:val="007855E5"/>
    <w:rsid w:val="00785658"/>
    <w:rsid w:val="007857BE"/>
    <w:rsid w:val="00785EDB"/>
    <w:rsid w:val="007869C8"/>
    <w:rsid w:val="00792AD4"/>
    <w:rsid w:val="00792AFA"/>
    <w:rsid w:val="007935C5"/>
    <w:rsid w:val="00794ADF"/>
    <w:rsid w:val="00794BEF"/>
    <w:rsid w:val="0079590D"/>
    <w:rsid w:val="00795A76"/>
    <w:rsid w:val="00795A9A"/>
    <w:rsid w:val="007A0AE2"/>
    <w:rsid w:val="007A0EE4"/>
    <w:rsid w:val="007A0F91"/>
    <w:rsid w:val="007A13E4"/>
    <w:rsid w:val="007A198C"/>
    <w:rsid w:val="007A5964"/>
    <w:rsid w:val="007A5A56"/>
    <w:rsid w:val="007A62A7"/>
    <w:rsid w:val="007A6AEE"/>
    <w:rsid w:val="007A75A3"/>
    <w:rsid w:val="007B04F4"/>
    <w:rsid w:val="007B1371"/>
    <w:rsid w:val="007B163A"/>
    <w:rsid w:val="007B23BA"/>
    <w:rsid w:val="007B397A"/>
    <w:rsid w:val="007B6851"/>
    <w:rsid w:val="007B6BF1"/>
    <w:rsid w:val="007B7478"/>
    <w:rsid w:val="007C3CED"/>
    <w:rsid w:val="007C4FA5"/>
    <w:rsid w:val="007C7AEE"/>
    <w:rsid w:val="007D114B"/>
    <w:rsid w:val="007D1412"/>
    <w:rsid w:val="007D19B8"/>
    <w:rsid w:val="007D1BE1"/>
    <w:rsid w:val="007D4338"/>
    <w:rsid w:val="007D4CB4"/>
    <w:rsid w:val="007D707A"/>
    <w:rsid w:val="007E0AFE"/>
    <w:rsid w:val="007E126A"/>
    <w:rsid w:val="007E25B3"/>
    <w:rsid w:val="007E3CC7"/>
    <w:rsid w:val="007E3CE1"/>
    <w:rsid w:val="007E4D8F"/>
    <w:rsid w:val="007E5C86"/>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59FF"/>
    <w:rsid w:val="00805E11"/>
    <w:rsid w:val="00806221"/>
    <w:rsid w:val="008072E5"/>
    <w:rsid w:val="00810317"/>
    <w:rsid w:val="00811F4E"/>
    <w:rsid w:val="0081275F"/>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87C87"/>
    <w:rsid w:val="00891C1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2F7B"/>
    <w:rsid w:val="009235E8"/>
    <w:rsid w:val="0092398F"/>
    <w:rsid w:val="00925CD3"/>
    <w:rsid w:val="0092615F"/>
    <w:rsid w:val="00926933"/>
    <w:rsid w:val="009310BF"/>
    <w:rsid w:val="00933A3E"/>
    <w:rsid w:val="0093541A"/>
    <w:rsid w:val="00935E30"/>
    <w:rsid w:val="009372BE"/>
    <w:rsid w:val="00937A14"/>
    <w:rsid w:val="009400BC"/>
    <w:rsid w:val="00941F21"/>
    <w:rsid w:val="0094221A"/>
    <w:rsid w:val="00942659"/>
    <w:rsid w:val="00942CFA"/>
    <w:rsid w:val="00942D7D"/>
    <w:rsid w:val="00943832"/>
    <w:rsid w:val="00944614"/>
    <w:rsid w:val="00944690"/>
    <w:rsid w:val="00944F14"/>
    <w:rsid w:val="00947AEA"/>
    <w:rsid w:val="00950DE2"/>
    <w:rsid w:val="0095254B"/>
    <w:rsid w:val="009526EC"/>
    <w:rsid w:val="00952A17"/>
    <w:rsid w:val="00952BAB"/>
    <w:rsid w:val="00953731"/>
    <w:rsid w:val="00954D22"/>
    <w:rsid w:val="009556C3"/>
    <w:rsid w:val="009559C0"/>
    <w:rsid w:val="00956075"/>
    <w:rsid w:val="0095682E"/>
    <w:rsid w:val="00957820"/>
    <w:rsid w:val="009579A2"/>
    <w:rsid w:val="00960BB2"/>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36EF"/>
    <w:rsid w:val="009852BD"/>
    <w:rsid w:val="00986D10"/>
    <w:rsid w:val="0099096F"/>
    <w:rsid w:val="00991B30"/>
    <w:rsid w:val="00991C86"/>
    <w:rsid w:val="00992664"/>
    <w:rsid w:val="00992ACC"/>
    <w:rsid w:val="00995B49"/>
    <w:rsid w:val="0099741A"/>
    <w:rsid w:val="009975D5"/>
    <w:rsid w:val="00997797"/>
    <w:rsid w:val="00997DF4"/>
    <w:rsid w:val="009A0AC2"/>
    <w:rsid w:val="009A0D30"/>
    <w:rsid w:val="009A1470"/>
    <w:rsid w:val="009A37AC"/>
    <w:rsid w:val="009A3833"/>
    <w:rsid w:val="009A6B53"/>
    <w:rsid w:val="009A7172"/>
    <w:rsid w:val="009B09B1"/>
    <w:rsid w:val="009B117C"/>
    <w:rsid w:val="009B358D"/>
    <w:rsid w:val="009B3B26"/>
    <w:rsid w:val="009B3EAE"/>
    <w:rsid w:val="009B523C"/>
    <w:rsid w:val="009B6450"/>
    <w:rsid w:val="009B7854"/>
    <w:rsid w:val="009B7BDF"/>
    <w:rsid w:val="009B7D75"/>
    <w:rsid w:val="009C1324"/>
    <w:rsid w:val="009C210E"/>
    <w:rsid w:val="009C2ABF"/>
    <w:rsid w:val="009C3ACE"/>
    <w:rsid w:val="009C3F45"/>
    <w:rsid w:val="009C437D"/>
    <w:rsid w:val="009C6C76"/>
    <w:rsid w:val="009C7C39"/>
    <w:rsid w:val="009D0693"/>
    <w:rsid w:val="009D0795"/>
    <w:rsid w:val="009D197E"/>
    <w:rsid w:val="009D1B1D"/>
    <w:rsid w:val="009D22C4"/>
    <w:rsid w:val="009D29BD"/>
    <w:rsid w:val="009D3890"/>
    <w:rsid w:val="009D4910"/>
    <w:rsid w:val="009D6FD6"/>
    <w:rsid w:val="009D6FE1"/>
    <w:rsid w:val="009D7BF1"/>
    <w:rsid w:val="009E227C"/>
    <w:rsid w:val="009E29AC"/>
    <w:rsid w:val="009E341D"/>
    <w:rsid w:val="009E4066"/>
    <w:rsid w:val="009E41E7"/>
    <w:rsid w:val="009E4D28"/>
    <w:rsid w:val="009E6994"/>
    <w:rsid w:val="009E7725"/>
    <w:rsid w:val="009E798A"/>
    <w:rsid w:val="009E7EA0"/>
    <w:rsid w:val="009F04CC"/>
    <w:rsid w:val="009F2602"/>
    <w:rsid w:val="009F3303"/>
    <w:rsid w:val="009F3981"/>
    <w:rsid w:val="009F3B52"/>
    <w:rsid w:val="009F7B9D"/>
    <w:rsid w:val="00A020E7"/>
    <w:rsid w:val="00A03486"/>
    <w:rsid w:val="00A05CA1"/>
    <w:rsid w:val="00A07F20"/>
    <w:rsid w:val="00A11052"/>
    <w:rsid w:val="00A11908"/>
    <w:rsid w:val="00A122FE"/>
    <w:rsid w:val="00A12456"/>
    <w:rsid w:val="00A12963"/>
    <w:rsid w:val="00A12AD1"/>
    <w:rsid w:val="00A1326F"/>
    <w:rsid w:val="00A13E35"/>
    <w:rsid w:val="00A154A6"/>
    <w:rsid w:val="00A157C3"/>
    <w:rsid w:val="00A16306"/>
    <w:rsid w:val="00A168F5"/>
    <w:rsid w:val="00A16A8F"/>
    <w:rsid w:val="00A17DFB"/>
    <w:rsid w:val="00A207AB"/>
    <w:rsid w:val="00A20BF6"/>
    <w:rsid w:val="00A229CC"/>
    <w:rsid w:val="00A237EC"/>
    <w:rsid w:val="00A251AB"/>
    <w:rsid w:val="00A2754D"/>
    <w:rsid w:val="00A278E5"/>
    <w:rsid w:val="00A27B00"/>
    <w:rsid w:val="00A30793"/>
    <w:rsid w:val="00A30E89"/>
    <w:rsid w:val="00A3235C"/>
    <w:rsid w:val="00A32C87"/>
    <w:rsid w:val="00A3316D"/>
    <w:rsid w:val="00A36817"/>
    <w:rsid w:val="00A3724F"/>
    <w:rsid w:val="00A375ED"/>
    <w:rsid w:val="00A40C9A"/>
    <w:rsid w:val="00A41FA6"/>
    <w:rsid w:val="00A436E3"/>
    <w:rsid w:val="00A437B9"/>
    <w:rsid w:val="00A43AEC"/>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1B59"/>
    <w:rsid w:val="00A93DDB"/>
    <w:rsid w:val="00A9501D"/>
    <w:rsid w:val="00A96FDB"/>
    <w:rsid w:val="00A97824"/>
    <w:rsid w:val="00AA0AFA"/>
    <w:rsid w:val="00AA0E16"/>
    <w:rsid w:val="00AA10EE"/>
    <w:rsid w:val="00AA1381"/>
    <w:rsid w:val="00AA19CD"/>
    <w:rsid w:val="00AA1DBA"/>
    <w:rsid w:val="00AA217E"/>
    <w:rsid w:val="00AA21AD"/>
    <w:rsid w:val="00AA3501"/>
    <w:rsid w:val="00AA39C7"/>
    <w:rsid w:val="00AA4290"/>
    <w:rsid w:val="00AA63CE"/>
    <w:rsid w:val="00AA6C09"/>
    <w:rsid w:val="00AA7D18"/>
    <w:rsid w:val="00AA7E3D"/>
    <w:rsid w:val="00AB142C"/>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64F1"/>
    <w:rsid w:val="00AD6756"/>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6E8B"/>
    <w:rsid w:val="00AF71CF"/>
    <w:rsid w:val="00AF7387"/>
    <w:rsid w:val="00B012DB"/>
    <w:rsid w:val="00B015C8"/>
    <w:rsid w:val="00B015EC"/>
    <w:rsid w:val="00B0203A"/>
    <w:rsid w:val="00B02D24"/>
    <w:rsid w:val="00B02E4B"/>
    <w:rsid w:val="00B04B6A"/>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C69"/>
    <w:rsid w:val="00B34B6E"/>
    <w:rsid w:val="00B35D26"/>
    <w:rsid w:val="00B36AF7"/>
    <w:rsid w:val="00B36D63"/>
    <w:rsid w:val="00B370CA"/>
    <w:rsid w:val="00B41FE1"/>
    <w:rsid w:val="00B420A8"/>
    <w:rsid w:val="00B42FEC"/>
    <w:rsid w:val="00B43080"/>
    <w:rsid w:val="00B433AA"/>
    <w:rsid w:val="00B451B1"/>
    <w:rsid w:val="00B45F70"/>
    <w:rsid w:val="00B46825"/>
    <w:rsid w:val="00B4711F"/>
    <w:rsid w:val="00B476E4"/>
    <w:rsid w:val="00B47851"/>
    <w:rsid w:val="00B50D2A"/>
    <w:rsid w:val="00B5311C"/>
    <w:rsid w:val="00B54A93"/>
    <w:rsid w:val="00B54C8A"/>
    <w:rsid w:val="00B55CA3"/>
    <w:rsid w:val="00B567EA"/>
    <w:rsid w:val="00B61577"/>
    <w:rsid w:val="00B62230"/>
    <w:rsid w:val="00B638A6"/>
    <w:rsid w:val="00B642B9"/>
    <w:rsid w:val="00B64BD1"/>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B94"/>
    <w:rsid w:val="00B90F05"/>
    <w:rsid w:val="00B91662"/>
    <w:rsid w:val="00B9245E"/>
    <w:rsid w:val="00B94566"/>
    <w:rsid w:val="00B9646D"/>
    <w:rsid w:val="00B9685D"/>
    <w:rsid w:val="00B97BA2"/>
    <w:rsid w:val="00B97BAD"/>
    <w:rsid w:val="00B97FFD"/>
    <w:rsid w:val="00BA069A"/>
    <w:rsid w:val="00BA1D82"/>
    <w:rsid w:val="00BA2B7B"/>
    <w:rsid w:val="00BA2E37"/>
    <w:rsid w:val="00BA4009"/>
    <w:rsid w:val="00BA4360"/>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66EC"/>
    <w:rsid w:val="00BC6AE3"/>
    <w:rsid w:val="00BC731D"/>
    <w:rsid w:val="00BC7AAD"/>
    <w:rsid w:val="00BD08B5"/>
    <w:rsid w:val="00BD13C0"/>
    <w:rsid w:val="00BD1C90"/>
    <w:rsid w:val="00BD3798"/>
    <w:rsid w:val="00BD37BF"/>
    <w:rsid w:val="00BD516D"/>
    <w:rsid w:val="00BD5A2F"/>
    <w:rsid w:val="00BD5F4E"/>
    <w:rsid w:val="00BD6D07"/>
    <w:rsid w:val="00BE0069"/>
    <w:rsid w:val="00BE0BAD"/>
    <w:rsid w:val="00BE0BC0"/>
    <w:rsid w:val="00BE27BF"/>
    <w:rsid w:val="00BE2D78"/>
    <w:rsid w:val="00BE4B53"/>
    <w:rsid w:val="00BE504D"/>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BF5"/>
    <w:rsid w:val="00C36E13"/>
    <w:rsid w:val="00C36F2C"/>
    <w:rsid w:val="00C37090"/>
    <w:rsid w:val="00C373C8"/>
    <w:rsid w:val="00C405B1"/>
    <w:rsid w:val="00C41D03"/>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F2F"/>
    <w:rsid w:val="00C72485"/>
    <w:rsid w:val="00C73497"/>
    <w:rsid w:val="00C734FF"/>
    <w:rsid w:val="00C738D8"/>
    <w:rsid w:val="00C741D7"/>
    <w:rsid w:val="00C748C7"/>
    <w:rsid w:val="00C770EB"/>
    <w:rsid w:val="00C80317"/>
    <w:rsid w:val="00C81317"/>
    <w:rsid w:val="00C8292B"/>
    <w:rsid w:val="00C82953"/>
    <w:rsid w:val="00C834FF"/>
    <w:rsid w:val="00C848A6"/>
    <w:rsid w:val="00C85B88"/>
    <w:rsid w:val="00C86C1A"/>
    <w:rsid w:val="00C90E6D"/>
    <w:rsid w:val="00C90F52"/>
    <w:rsid w:val="00C91225"/>
    <w:rsid w:val="00C91FC3"/>
    <w:rsid w:val="00C922EC"/>
    <w:rsid w:val="00C93EF8"/>
    <w:rsid w:val="00C94D0A"/>
    <w:rsid w:val="00C958EF"/>
    <w:rsid w:val="00C960E1"/>
    <w:rsid w:val="00C962D6"/>
    <w:rsid w:val="00C97094"/>
    <w:rsid w:val="00C97D22"/>
    <w:rsid w:val="00CA0312"/>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6BF9"/>
    <w:rsid w:val="00CC76E1"/>
    <w:rsid w:val="00CC7995"/>
    <w:rsid w:val="00CD136D"/>
    <w:rsid w:val="00CD175C"/>
    <w:rsid w:val="00CD2FF4"/>
    <w:rsid w:val="00CD3D26"/>
    <w:rsid w:val="00CD4444"/>
    <w:rsid w:val="00CD4FEB"/>
    <w:rsid w:val="00CD5C63"/>
    <w:rsid w:val="00CD68FB"/>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FBA"/>
    <w:rsid w:val="00CF4CB9"/>
    <w:rsid w:val="00CF52BB"/>
    <w:rsid w:val="00CF5944"/>
    <w:rsid w:val="00CF63E6"/>
    <w:rsid w:val="00CF702C"/>
    <w:rsid w:val="00CF7587"/>
    <w:rsid w:val="00CF7C68"/>
    <w:rsid w:val="00D01553"/>
    <w:rsid w:val="00D01D1E"/>
    <w:rsid w:val="00D02870"/>
    <w:rsid w:val="00D03440"/>
    <w:rsid w:val="00D05253"/>
    <w:rsid w:val="00D05BEF"/>
    <w:rsid w:val="00D066C0"/>
    <w:rsid w:val="00D113D1"/>
    <w:rsid w:val="00D1162A"/>
    <w:rsid w:val="00D132B9"/>
    <w:rsid w:val="00D14FFE"/>
    <w:rsid w:val="00D15C51"/>
    <w:rsid w:val="00D1656A"/>
    <w:rsid w:val="00D17A7F"/>
    <w:rsid w:val="00D2108F"/>
    <w:rsid w:val="00D21779"/>
    <w:rsid w:val="00D219C6"/>
    <w:rsid w:val="00D21CC1"/>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645E"/>
    <w:rsid w:val="00D37340"/>
    <w:rsid w:val="00D4023D"/>
    <w:rsid w:val="00D4028B"/>
    <w:rsid w:val="00D42AEE"/>
    <w:rsid w:val="00D448B3"/>
    <w:rsid w:val="00D455E7"/>
    <w:rsid w:val="00D46335"/>
    <w:rsid w:val="00D46996"/>
    <w:rsid w:val="00D46A22"/>
    <w:rsid w:val="00D50114"/>
    <w:rsid w:val="00D50845"/>
    <w:rsid w:val="00D5572D"/>
    <w:rsid w:val="00D55FE5"/>
    <w:rsid w:val="00D56463"/>
    <w:rsid w:val="00D56F09"/>
    <w:rsid w:val="00D61B78"/>
    <w:rsid w:val="00D63F70"/>
    <w:rsid w:val="00D64958"/>
    <w:rsid w:val="00D67254"/>
    <w:rsid w:val="00D672F6"/>
    <w:rsid w:val="00D67D6C"/>
    <w:rsid w:val="00D703A0"/>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62CF"/>
    <w:rsid w:val="00D963C3"/>
    <w:rsid w:val="00D96B62"/>
    <w:rsid w:val="00D96B64"/>
    <w:rsid w:val="00D975ED"/>
    <w:rsid w:val="00D978ED"/>
    <w:rsid w:val="00D979CD"/>
    <w:rsid w:val="00D97F14"/>
    <w:rsid w:val="00DA2091"/>
    <w:rsid w:val="00DA3447"/>
    <w:rsid w:val="00DA5388"/>
    <w:rsid w:val="00DA58D4"/>
    <w:rsid w:val="00DA5C93"/>
    <w:rsid w:val="00DA6B7E"/>
    <w:rsid w:val="00DB0273"/>
    <w:rsid w:val="00DB052A"/>
    <w:rsid w:val="00DB2C12"/>
    <w:rsid w:val="00DB2F1F"/>
    <w:rsid w:val="00DB33E8"/>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6353"/>
    <w:rsid w:val="00DC70B1"/>
    <w:rsid w:val="00DC7271"/>
    <w:rsid w:val="00DD0738"/>
    <w:rsid w:val="00DD0A1D"/>
    <w:rsid w:val="00DD148C"/>
    <w:rsid w:val="00DD1647"/>
    <w:rsid w:val="00DD2C2A"/>
    <w:rsid w:val="00DD35DA"/>
    <w:rsid w:val="00DD39CB"/>
    <w:rsid w:val="00DD4D79"/>
    <w:rsid w:val="00DD527B"/>
    <w:rsid w:val="00DD75E7"/>
    <w:rsid w:val="00DE09F8"/>
    <w:rsid w:val="00DE2347"/>
    <w:rsid w:val="00DE33E7"/>
    <w:rsid w:val="00DE3C84"/>
    <w:rsid w:val="00DE4038"/>
    <w:rsid w:val="00DE4C2E"/>
    <w:rsid w:val="00DE4D43"/>
    <w:rsid w:val="00DE5480"/>
    <w:rsid w:val="00DE6336"/>
    <w:rsid w:val="00DE635F"/>
    <w:rsid w:val="00DE6A10"/>
    <w:rsid w:val="00DE6FC5"/>
    <w:rsid w:val="00DE74AA"/>
    <w:rsid w:val="00DE7A37"/>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AE6"/>
    <w:rsid w:val="00E0529A"/>
    <w:rsid w:val="00E053F9"/>
    <w:rsid w:val="00E0595E"/>
    <w:rsid w:val="00E07230"/>
    <w:rsid w:val="00E0729C"/>
    <w:rsid w:val="00E07495"/>
    <w:rsid w:val="00E07B8F"/>
    <w:rsid w:val="00E12272"/>
    <w:rsid w:val="00E13840"/>
    <w:rsid w:val="00E13E50"/>
    <w:rsid w:val="00E152CF"/>
    <w:rsid w:val="00E1590F"/>
    <w:rsid w:val="00E1655C"/>
    <w:rsid w:val="00E1675C"/>
    <w:rsid w:val="00E16E52"/>
    <w:rsid w:val="00E17BF3"/>
    <w:rsid w:val="00E20803"/>
    <w:rsid w:val="00E20E4F"/>
    <w:rsid w:val="00E23465"/>
    <w:rsid w:val="00E23C12"/>
    <w:rsid w:val="00E24AFC"/>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474F"/>
    <w:rsid w:val="00E45E2B"/>
    <w:rsid w:val="00E46732"/>
    <w:rsid w:val="00E470AA"/>
    <w:rsid w:val="00E5003B"/>
    <w:rsid w:val="00E50E53"/>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D10"/>
    <w:rsid w:val="00E73D8A"/>
    <w:rsid w:val="00E75A96"/>
    <w:rsid w:val="00E77091"/>
    <w:rsid w:val="00E77140"/>
    <w:rsid w:val="00E7741F"/>
    <w:rsid w:val="00E77886"/>
    <w:rsid w:val="00E77EF7"/>
    <w:rsid w:val="00E807FD"/>
    <w:rsid w:val="00E82934"/>
    <w:rsid w:val="00E830F1"/>
    <w:rsid w:val="00E8524D"/>
    <w:rsid w:val="00E8774D"/>
    <w:rsid w:val="00E87FBB"/>
    <w:rsid w:val="00E91858"/>
    <w:rsid w:val="00E92B48"/>
    <w:rsid w:val="00E92D4D"/>
    <w:rsid w:val="00E9308D"/>
    <w:rsid w:val="00E94619"/>
    <w:rsid w:val="00E95D3B"/>
    <w:rsid w:val="00E976DD"/>
    <w:rsid w:val="00EA3036"/>
    <w:rsid w:val="00EA350A"/>
    <w:rsid w:val="00EA63DD"/>
    <w:rsid w:val="00EA6777"/>
    <w:rsid w:val="00EA707C"/>
    <w:rsid w:val="00EA783D"/>
    <w:rsid w:val="00EA7D31"/>
    <w:rsid w:val="00EA7F6F"/>
    <w:rsid w:val="00EB0707"/>
    <w:rsid w:val="00EB09C7"/>
    <w:rsid w:val="00EB10C1"/>
    <w:rsid w:val="00EB111F"/>
    <w:rsid w:val="00EB13A5"/>
    <w:rsid w:val="00EB3B70"/>
    <w:rsid w:val="00EB6928"/>
    <w:rsid w:val="00EB6F93"/>
    <w:rsid w:val="00EB7359"/>
    <w:rsid w:val="00EC1A83"/>
    <w:rsid w:val="00EC2248"/>
    <w:rsid w:val="00EC24A6"/>
    <w:rsid w:val="00EC3133"/>
    <w:rsid w:val="00EC3986"/>
    <w:rsid w:val="00EC3EB5"/>
    <w:rsid w:val="00EC43D9"/>
    <w:rsid w:val="00EC4F42"/>
    <w:rsid w:val="00EC5A0F"/>
    <w:rsid w:val="00EC639B"/>
    <w:rsid w:val="00EC6B05"/>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4E9"/>
    <w:rsid w:val="00EF06DD"/>
    <w:rsid w:val="00EF1DA1"/>
    <w:rsid w:val="00EF206E"/>
    <w:rsid w:val="00EF3CAB"/>
    <w:rsid w:val="00EF48EB"/>
    <w:rsid w:val="00EF4F07"/>
    <w:rsid w:val="00EF582A"/>
    <w:rsid w:val="00EF59B9"/>
    <w:rsid w:val="00EF689C"/>
    <w:rsid w:val="00EF7EF7"/>
    <w:rsid w:val="00F01330"/>
    <w:rsid w:val="00F016E1"/>
    <w:rsid w:val="00F01A9D"/>
    <w:rsid w:val="00F01CCC"/>
    <w:rsid w:val="00F02752"/>
    <w:rsid w:val="00F04883"/>
    <w:rsid w:val="00F0564D"/>
    <w:rsid w:val="00F05F62"/>
    <w:rsid w:val="00F06767"/>
    <w:rsid w:val="00F0773F"/>
    <w:rsid w:val="00F1504E"/>
    <w:rsid w:val="00F16B30"/>
    <w:rsid w:val="00F17A15"/>
    <w:rsid w:val="00F17DE7"/>
    <w:rsid w:val="00F204D0"/>
    <w:rsid w:val="00F20EA0"/>
    <w:rsid w:val="00F22ACB"/>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5124"/>
    <w:rsid w:val="00F45C38"/>
    <w:rsid w:val="00F46482"/>
    <w:rsid w:val="00F47B90"/>
    <w:rsid w:val="00F47C89"/>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D"/>
    <w:rsid w:val="00F65200"/>
    <w:rsid w:val="00F66B39"/>
    <w:rsid w:val="00F71E89"/>
    <w:rsid w:val="00F74FFC"/>
    <w:rsid w:val="00F77834"/>
    <w:rsid w:val="00F80CE5"/>
    <w:rsid w:val="00F81F46"/>
    <w:rsid w:val="00F8239E"/>
    <w:rsid w:val="00F82425"/>
    <w:rsid w:val="00F82610"/>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4FD7"/>
    <w:rsid w:val="00FA58AA"/>
    <w:rsid w:val="00FA5AD2"/>
    <w:rsid w:val="00FA64DA"/>
    <w:rsid w:val="00FA674D"/>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5455"/>
    <w:rsid w:val="00FD5B94"/>
    <w:rsid w:val="00FD7168"/>
    <w:rsid w:val="00FD7F52"/>
    <w:rsid w:val="00FE14CC"/>
    <w:rsid w:val="00FE1A40"/>
    <w:rsid w:val="00FE1FAF"/>
    <w:rsid w:val="00FE353F"/>
    <w:rsid w:val="00FE3668"/>
    <w:rsid w:val="00FE40D7"/>
    <w:rsid w:val="00FE4850"/>
    <w:rsid w:val="00FE4947"/>
    <w:rsid w:val="00FE4D25"/>
    <w:rsid w:val="00FE7C15"/>
    <w:rsid w:val="00FF0E1B"/>
    <w:rsid w:val="00FF2B1C"/>
    <w:rsid w:val="00FF3A29"/>
    <w:rsid w:val="00FF3BCB"/>
    <w:rsid w:val="00FF46D3"/>
    <w:rsid w:val="00FF4E0D"/>
    <w:rsid w:val="00FF5B6C"/>
    <w:rsid w:val="00FF65A9"/>
    <w:rsid w:val="00FF69A9"/>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SimSun"/>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4.bin"/><Relationship Id="rId42" Type="http://schemas.openxmlformats.org/officeDocument/2006/relationships/oleObject" Target="embeddings/oleObject13.bin"/><Relationship Id="rId47" Type="http://schemas.openxmlformats.org/officeDocument/2006/relationships/image" Target="media/image22.wmf"/><Relationship Id="rId63" Type="http://schemas.openxmlformats.org/officeDocument/2006/relationships/image" Target="media/image31.wmf"/><Relationship Id="rId68" Type="http://schemas.openxmlformats.org/officeDocument/2006/relationships/oleObject" Target="embeddings/oleObject25.bin"/><Relationship Id="rId84" Type="http://schemas.openxmlformats.org/officeDocument/2006/relationships/header" Target="header1.xm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emf"/><Relationship Id="rId53" Type="http://schemas.openxmlformats.org/officeDocument/2006/relationships/oleObject" Target="embeddings/oleObject19.bin"/><Relationship Id="rId58" Type="http://schemas.openxmlformats.org/officeDocument/2006/relationships/image" Target="media/image28.wmf"/><Relationship Id="rId74" Type="http://schemas.openxmlformats.org/officeDocument/2006/relationships/oleObject" Target="embeddings/oleObject28.bin"/><Relationship Id="rId79" Type="http://schemas.openxmlformats.org/officeDocument/2006/relationships/image" Target="media/image39.emf"/><Relationship Id="rId5" Type="http://schemas.openxmlformats.org/officeDocument/2006/relationships/webSettings" Target="webSettings.xml"/><Relationship Id="rId19" Type="http://schemas.openxmlformats.org/officeDocument/2006/relationships/image" Target="media/image6.svg"/><Relationship Id="rId14" Type="http://schemas.openxmlformats.org/officeDocument/2006/relationships/image" Target="media/image3.w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5.wmf"/><Relationship Id="rId43" Type="http://schemas.openxmlformats.org/officeDocument/2006/relationships/image" Target="media/image20.wmf"/><Relationship Id="rId48" Type="http://schemas.openxmlformats.org/officeDocument/2006/relationships/oleObject" Target="embeddings/oleObject16.bin"/><Relationship Id="rId56" Type="http://schemas.openxmlformats.org/officeDocument/2006/relationships/image" Target="media/image26.emf"/><Relationship Id="rId64" Type="http://schemas.openxmlformats.org/officeDocument/2006/relationships/oleObject" Target="embeddings/oleObject23.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comments" Target="comments.xml"/><Relationship Id="rId51" Type="http://schemas.openxmlformats.org/officeDocument/2006/relationships/oleObject" Target="embeddings/oleObject18.bin"/><Relationship Id="rId72" Type="http://schemas.openxmlformats.org/officeDocument/2006/relationships/oleObject" Target="embeddings/oleObject27.bin"/><Relationship Id="rId80" Type="http://schemas.openxmlformats.org/officeDocument/2006/relationships/image" Target="media/image40.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4.wmf"/><Relationship Id="rId38" Type="http://schemas.openxmlformats.org/officeDocument/2006/relationships/image" Target="media/image17.emf"/><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image" Target="media/image33.wmf"/><Relationship Id="rId20" Type="http://schemas.openxmlformats.org/officeDocument/2006/relationships/image" Target="media/image7.wmf"/><Relationship Id="rId41" Type="http://schemas.openxmlformats.org/officeDocument/2006/relationships/image" Target="media/image19.wmf"/><Relationship Id="rId54" Type="http://schemas.openxmlformats.org/officeDocument/2006/relationships/image" Target="media/image25.wmf"/><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37.wmf"/><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27.emf"/><Relationship Id="rId10" Type="http://schemas.microsoft.com/office/2016/09/relationships/commentsIds" Target="commentsIds.xml"/><Relationship Id="rId31" Type="http://schemas.openxmlformats.org/officeDocument/2006/relationships/image" Target="media/image13.wmf"/><Relationship Id="rId44" Type="http://schemas.openxmlformats.org/officeDocument/2006/relationships/oleObject" Target="embeddings/oleObject14.bin"/><Relationship Id="rId52" Type="http://schemas.openxmlformats.org/officeDocument/2006/relationships/image" Target="media/image24.wmf"/><Relationship Id="rId60" Type="http://schemas.openxmlformats.org/officeDocument/2006/relationships/image" Target="media/image29.e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0.bin"/><Relationship Id="rId81" Type="http://schemas.microsoft.com/office/2018/08/relationships/commentsExtensible" Target="commentsExtensible.xml"/><Relationship Id="rId86"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image" Target="media/image18.wmf"/><Relationship Id="rId34" Type="http://schemas.openxmlformats.org/officeDocument/2006/relationships/oleObject" Target="embeddings/oleObject10.bin"/><Relationship Id="rId50" Type="http://schemas.openxmlformats.org/officeDocument/2006/relationships/image" Target="media/image23.wmf"/><Relationship Id="rId55" Type="http://schemas.openxmlformats.org/officeDocument/2006/relationships/oleObject" Target="embeddings/oleObject20.bin"/><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theme" Target="theme/theme1.xml"/><Relationship Id="rId61" Type="http://schemas.openxmlformats.org/officeDocument/2006/relationships/image" Target="media/image30.wmf"/><Relationship Id="rId82" Type="http://schemas.openxmlformats.org/officeDocument/2006/relationships/image" Target="media/image41.e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8CA8C-E3BD-6A4C-98DC-7C979BB7C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C:\Users\jlotito\AppData\Local\Temp\ieeeconf_A4.dot</Template>
  <TotalTime>1</TotalTime>
  <Pages>7</Pages>
  <Words>12111</Words>
  <Characters>69034</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Craig Beal</cp:lastModifiedBy>
  <cp:revision>2</cp:revision>
  <cp:lastPrinted>2021-04-13T21:50:00Z</cp:lastPrinted>
  <dcterms:created xsi:type="dcterms:W3CDTF">2021-04-15T17:15:00Z</dcterms:created>
  <dcterms:modified xsi:type="dcterms:W3CDTF">2021-04-15T17:15:00Z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