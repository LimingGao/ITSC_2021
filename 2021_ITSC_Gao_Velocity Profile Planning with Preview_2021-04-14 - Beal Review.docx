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5C03" w14:textId="375DFF07" w:rsidR="00D1656A" w:rsidRDefault="00D1656A" w:rsidP="00D1656A">
      <w:pPr>
        <w:pStyle w:val="Title"/>
        <w:framePr w:w="9747" w:h="1202" w:hRule="exact" w:wrap="notBeside" w:x="1228" w:y="184" w:anchorLock="0"/>
      </w:pPr>
      <w:r w:rsidRPr="00000992">
        <w:t xml:space="preserve">Analytical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r>
        <w:t>*</w:t>
      </w:r>
    </w:p>
    <w:p w14:paraId="702EA1C8" w14:textId="77777777" w:rsidR="00D1656A" w:rsidRDefault="00D1656A" w:rsidP="00D1656A">
      <w:pPr>
        <w:pStyle w:val="Authors"/>
        <w:framePr w:wrap="notBeside" w:x="1633" w:y="1599"/>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D9C965A" w14:textId="77777777" w:rsidR="00C2692F" w:rsidRDefault="00F4005A" w:rsidP="00991C86">
      <w:pPr>
        <w:pStyle w:val="Text"/>
        <w:ind w:firstLineChars="100" w:firstLine="20"/>
        <w:rPr>
          <w:sz w:val="2"/>
          <w:szCs w:val="18"/>
        </w:rPr>
      </w:pPr>
      <w:r>
        <w:rPr>
          <w:sz w:val="2"/>
          <w:szCs w:val="18"/>
        </w:rPr>
        <w:t>.</w:t>
      </w:r>
      <w:r w:rsidR="00C2692F" w:rsidRPr="00161202">
        <w:rPr>
          <w:rStyle w:val="FootnoteReference"/>
        </w:rPr>
        <w:footnoteReference w:customMarkFollows="1" w:id="1"/>
        <w:sym w:font="Symbol" w:char="F020"/>
      </w:r>
    </w:p>
    <w:p w14:paraId="66854611" w14:textId="6A4C1B87" w:rsidR="00694D3E" w:rsidRDefault="00C2692F" w:rsidP="007B6851">
      <w:pPr>
        <w:pStyle w:val="Abstract"/>
        <w:spacing w:before="0"/>
      </w:pPr>
      <w:r>
        <w:rPr>
          <w:i/>
          <w:iCs/>
        </w:rPr>
        <w:t>Abstract</w:t>
      </w:r>
      <w:r>
        <w:t>—</w:t>
      </w:r>
      <w:r w:rsidR="007B6851">
        <w:t xml:space="preserve"> </w:t>
      </w:r>
      <w:r w:rsidR="007B6851">
        <w:rPr>
          <w:rFonts w:eastAsiaTheme="minorEastAsia"/>
        </w:rPr>
        <w:t xml:space="preserve">Due to the lack of information, current vehicle control systems generally assume that the </w:t>
      </w:r>
      <w:ins w:id="0" w:author="Microsoft Office User" w:date="2021-04-15T10:59:00Z">
        <w:r w:rsidR="00EA3036">
          <w:rPr>
            <w:rFonts w:eastAsiaTheme="minorEastAsia"/>
          </w:rPr>
          <w:t xml:space="preserve">road </w:t>
        </w:r>
      </w:ins>
      <w:r w:rsidR="007B6851">
        <w:rPr>
          <w:rFonts w:eastAsiaTheme="minorEastAsia"/>
        </w:rPr>
        <w:t xml:space="preserve">friction </w:t>
      </w:r>
      <w:ins w:id="1" w:author="Microsoft Office User" w:date="2021-04-15T10:59:00Z">
        <w:r w:rsidR="00EA3036">
          <w:rPr>
            <w:rFonts w:eastAsiaTheme="minorEastAsia"/>
          </w:rPr>
          <w:t xml:space="preserve">conditions </w:t>
        </w:r>
      </w:ins>
      <w:r w:rsidR="007B6851">
        <w:rPr>
          <w:rFonts w:eastAsiaTheme="minorEastAsia"/>
        </w:rPr>
        <w:t xml:space="preserve">ahead of a vehicle </w:t>
      </w:r>
      <w:del w:id="2" w:author="Microsoft Office User" w:date="2021-04-15T11:00:00Z">
        <w:r w:rsidR="007B6851" w:rsidDel="00EA3036">
          <w:rPr>
            <w:rFonts w:eastAsiaTheme="minorEastAsia"/>
          </w:rPr>
          <w:delText xml:space="preserve">is </w:delText>
        </w:r>
      </w:del>
      <w:ins w:id="3" w:author="Microsoft Office User" w:date="2021-04-15T11:00:00Z">
        <w:r w:rsidR="00EA3036">
          <w:rPr>
            <w:rFonts w:eastAsiaTheme="minorEastAsia"/>
          </w:rPr>
          <w:t xml:space="preserve">are </w:t>
        </w:r>
      </w:ins>
      <w:r w:rsidR="007B6851">
        <w:rPr>
          <w:rFonts w:eastAsiaTheme="minorEastAsia"/>
        </w:rPr>
        <w:t>unchanged relative to th</w:t>
      </w:r>
      <w:ins w:id="4" w:author="Microsoft Office User" w:date="2021-04-15T11:00:00Z">
        <w:r w:rsidR="00EA3036">
          <w:rPr>
            <w:rFonts w:eastAsiaTheme="minorEastAsia"/>
          </w:rPr>
          <w:t>ose at the</w:t>
        </w:r>
      </w:ins>
      <w:del w:id="5" w:author="Microsoft Office User" w:date="2021-04-15T11:00:00Z">
        <w:r w:rsidR="007B6851" w:rsidDel="00EA3036">
          <w:rPr>
            <w:rFonts w:eastAsiaTheme="minorEastAsia"/>
          </w:rPr>
          <w:delText>e</w:delText>
        </w:r>
      </w:del>
      <w:r w:rsidR="007B6851">
        <w:rPr>
          <w:rFonts w:eastAsiaTheme="minorEastAsia"/>
        </w:rPr>
        <w:t xml:space="preserve"> vehicle</w:t>
      </w:r>
      <w:r w:rsidR="00E053F9">
        <w:rPr>
          <w:rFonts w:eastAsiaTheme="minorEastAsia"/>
        </w:rPr>
        <w:t>'s</w:t>
      </w:r>
      <w:r w:rsidR="007B6851">
        <w:rPr>
          <w:rFonts w:eastAsiaTheme="minorEastAsia"/>
        </w:rPr>
        <w:t xml:space="preserve"> position. However, with connectivity either to other vehicles, infrastructure, or cloud services, future vehicles may have access to this information which is particularly valuable for planning velocity trajectories ahead. This </w:t>
      </w:r>
      <w:del w:id="6" w:author="Microsoft Office User" w:date="2021-04-15T11:00:00Z">
        <w:r w:rsidR="007B6851" w:rsidDel="00EA3036">
          <w:rPr>
            <w:rFonts w:eastAsiaTheme="minorEastAsia"/>
          </w:rPr>
          <w:delText xml:space="preserve">work </w:delText>
        </w:r>
      </w:del>
      <w:ins w:id="7" w:author="Microsoft Office User" w:date="2021-04-15T11:00:00Z">
        <w:r w:rsidR="00EA3036">
          <w:rPr>
            <w:rFonts w:eastAsiaTheme="minorEastAsia"/>
          </w:rPr>
          <w:t xml:space="preserve">paper </w:t>
        </w:r>
      </w:ins>
      <w:r w:rsidR="007B6851">
        <w:rPr>
          <w:rFonts w:eastAsiaTheme="minorEastAsia"/>
        </w:rPr>
        <w:t>introduces a method for planning longitudinal speed profiles for Connected and Autonomous Vehicles (</w:t>
      </w:r>
      <w:r w:rsidR="007B6851" w:rsidRPr="00734C8A">
        <w:rPr>
          <w:rFonts w:eastAsiaTheme="minorEastAsia"/>
        </w:rPr>
        <w:t>CAVs</w:t>
      </w:r>
      <w:r w:rsidR="007B6851">
        <w:rPr>
          <w:rFonts w:eastAsiaTheme="minorEastAsia"/>
        </w:rPr>
        <w:t xml:space="preserve">) that have previewed information about </w:t>
      </w:r>
      <w:r w:rsidR="007B6851" w:rsidRPr="00734C8A">
        <w:rPr>
          <w:rFonts w:eastAsiaTheme="minorEastAsia"/>
        </w:rPr>
        <w:t xml:space="preserve">road </w:t>
      </w:r>
      <w:r w:rsidR="007B6851">
        <w:rPr>
          <w:rFonts w:eastAsiaTheme="minorEastAsia"/>
        </w:rPr>
        <w:t xml:space="preserve">geometry and </w:t>
      </w:r>
      <w:r w:rsidR="007B6851" w:rsidRPr="00734C8A">
        <w:rPr>
          <w:rFonts w:eastAsiaTheme="minorEastAsia"/>
        </w:rPr>
        <w:t xml:space="preserve">friction </w:t>
      </w:r>
      <w:r w:rsidR="007B6851">
        <w:rPr>
          <w:rFonts w:eastAsiaTheme="minorEastAsia"/>
        </w:rPr>
        <w:t>conditions</w:t>
      </w:r>
      <w:r w:rsidR="007B6851" w:rsidRPr="00734C8A">
        <w:rPr>
          <w:rFonts w:eastAsiaTheme="minorEastAsia"/>
        </w:rPr>
        <w:t>.</w:t>
      </w:r>
      <w:r w:rsidR="007B6851">
        <w:rPr>
          <w:rFonts w:eastAsiaTheme="minorEastAsia"/>
        </w:rPr>
        <w:t xml:space="preserve"> The novelty of this approach is to explicitly include consideration of the friction ellipse available </w:t>
      </w:r>
      <w:del w:id="8" w:author="Microsoft Office User" w:date="2021-04-15T11:02:00Z">
        <w:r w:rsidR="007B6851" w:rsidDel="00EA3036">
          <w:rPr>
            <w:rFonts w:eastAsiaTheme="minorEastAsia"/>
          </w:rPr>
          <w:delText xml:space="preserve">to the vehicle </w:delText>
        </w:r>
      </w:del>
      <w:ins w:id="9" w:author="Microsoft Office User" w:date="2021-04-15T11:02:00Z">
        <w:r w:rsidR="00EA3036">
          <w:rPr>
            <w:rFonts w:eastAsiaTheme="minorEastAsia"/>
          </w:rPr>
          <w:t xml:space="preserve">along the intended path </w:t>
        </w:r>
      </w:ins>
      <w:r w:rsidR="007B6851">
        <w:rPr>
          <w:rFonts w:eastAsiaTheme="minorEastAsia"/>
        </w:rPr>
        <w:t xml:space="preserve">to develop an analytical solution to the allowable </w:t>
      </w:r>
      <w:ins w:id="10" w:author="Microsoft Office User" w:date="2021-04-15T11:02:00Z">
        <w:r w:rsidR="00EA3036">
          <w:rPr>
            <w:rFonts w:eastAsiaTheme="minorEastAsia"/>
          </w:rPr>
          <w:t xml:space="preserve">vehicle </w:t>
        </w:r>
      </w:ins>
      <w:r w:rsidR="007B6851">
        <w:rPr>
          <w:rFonts w:eastAsiaTheme="minorEastAsia"/>
        </w:rPr>
        <w:t>velocity profile that prevents departure from the friction ellipse. T</w:t>
      </w:r>
      <w:r w:rsidR="0052506D" w:rsidRPr="00734C8A">
        <w:rPr>
          <w:rFonts w:eastAsiaTheme="minorEastAsia"/>
        </w:rPr>
        <w:t xml:space="preserve">he </w:t>
      </w:r>
      <w:r w:rsidR="007B6851">
        <w:rPr>
          <w:rFonts w:eastAsiaTheme="minorEastAsia"/>
        </w:rPr>
        <w:t xml:space="preserve">results further define the relationship between </w:t>
      </w:r>
      <w:del w:id="11" w:author="Microsoft Office User" w:date="2021-04-15T11:03:00Z">
        <w:r w:rsidR="007B6851" w:rsidDel="00EA3036">
          <w:rPr>
            <w:rFonts w:eastAsiaTheme="minorEastAsia"/>
          </w:rPr>
          <w:delText xml:space="preserve">the </w:delText>
        </w:r>
      </w:del>
      <w:r w:rsidR="00A2754D">
        <w:rPr>
          <w:rFonts w:eastAsiaTheme="minorEastAsia"/>
        </w:rPr>
        <w:t xml:space="preserve">vehicle speed, path geometry, and minimum friction </w:t>
      </w:r>
      <w:r w:rsidR="00A2754D" w:rsidRPr="00734C8A">
        <w:rPr>
          <w:rFonts w:eastAsiaTheme="minorEastAsia"/>
        </w:rPr>
        <w:t>preview distance</w:t>
      </w:r>
      <w:r w:rsidR="00A2754D">
        <w:rPr>
          <w:rFonts w:eastAsiaTheme="minorEastAsia"/>
        </w:rPr>
        <w:t xml:space="preserve"> </w:t>
      </w:r>
      <w:r w:rsidR="007B6851">
        <w:rPr>
          <w:rFonts w:eastAsiaTheme="minorEastAsia"/>
        </w:rPr>
        <w:t xml:space="preserve">that </w:t>
      </w:r>
      <w:r w:rsidR="0052506D" w:rsidRPr="00734C8A">
        <w:rPr>
          <w:rFonts w:eastAsiaTheme="minorEastAsia"/>
        </w:rPr>
        <w:t>ensure the vehicle has sufficient time to take action for upcoming hazardous situations.</w:t>
      </w:r>
      <w:r w:rsidR="0097500D" w:rsidRPr="00734C8A">
        <w:rPr>
          <w:rFonts w:eastAsiaTheme="minorEastAsia"/>
        </w:rPr>
        <w:t xml:space="preserve"> </w:t>
      </w:r>
      <w:r w:rsidR="00BB3392">
        <w:rPr>
          <w:rFonts w:eastAsiaTheme="minorEastAsia"/>
        </w:rPr>
        <w:t>T</w:t>
      </w:r>
      <w:r w:rsidR="00902151" w:rsidRPr="00734C8A">
        <w:rPr>
          <w:rFonts w:eastAsiaTheme="minorEastAsia"/>
        </w:rPr>
        <w:t xml:space="preserve">he </w:t>
      </w:r>
      <w:r w:rsidR="004C5723" w:rsidRPr="00734C8A">
        <w:rPr>
          <w:rFonts w:eastAsiaTheme="minorEastAsia"/>
        </w:rPr>
        <w:t>effic</w:t>
      </w:r>
      <w:r w:rsidR="00504E6A">
        <w:rPr>
          <w:rFonts w:eastAsiaTheme="minorEastAsia"/>
        </w:rPr>
        <w:t>a</w:t>
      </w:r>
      <w:r w:rsidR="004C5723" w:rsidRPr="00734C8A">
        <w:rPr>
          <w:rFonts w:eastAsiaTheme="minorEastAsia"/>
        </w:rPr>
        <w:t xml:space="preserve">cy of </w:t>
      </w:r>
      <w:r w:rsidR="00504E6A">
        <w:rPr>
          <w:rFonts w:eastAsiaTheme="minorEastAsia"/>
        </w:rPr>
        <w:t>the algorithm</w:t>
      </w:r>
      <w:r w:rsidR="004C5723" w:rsidRPr="00734C8A">
        <w:rPr>
          <w:rFonts w:eastAsiaTheme="minorEastAsia"/>
        </w:rPr>
        <w:t xml:space="preserve"> is demonstrated through a</w:t>
      </w:r>
      <w:r w:rsidR="003D05EF" w:rsidRPr="00734C8A">
        <w:rPr>
          <w:rFonts w:eastAsiaTheme="minorEastAsia"/>
        </w:rPr>
        <w:t>n</w:t>
      </w:r>
      <w:r w:rsidR="004C5723" w:rsidRPr="00734C8A">
        <w:rPr>
          <w:rFonts w:eastAsiaTheme="minorEastAsia"/>
        </w:rPr>
        <w:t xml:space="preserve"> application case where </w:t>
      </w:r>
      <w:r w:rsidR="00CE2115" w:rsidRPr="00734C8A">
        <w:rPr>
          <w:rFonts w:eastAsiaTheme="minorEastAsia"/>
        </w:rPr>
        <w:t>a</w:t>
      </w:r>
      <w:r w:rsidR="00902151" w:rsidRPr="00734C8A">
        <w:rPr>
          <w:rFonts w:eastAsiaTheme="minorEastAsia"/>
        </w:rPr>
        <w:t xml:space="preserve"> </w:t>
      </w:r>
      <w:r w:rsidR="000C108B" w:rsidRPr="00734C8A">
        <w:rPr>
          <w:rFonts w:eastAsiaTheme="minorEastAsia"/>
        </w:rPr>
        <w:t xml:space="preserve">vehicle </w:t>
      </w:r>
      <w:del w:id="12" w:author="Microsoft Office User" w:date="2021-04-15T11:03:00Z">
        <w:r w:rsidR="00BB3392" w:rsidDel="00EA3036">
          <w:rPr>
            <w:rFonts w:eastAsiaTheme="minorEastAsia"/>
          </w:rPr>
          <w:delText xml:space="preserve">is </w:delText>
        </w:r>
      </w:del>
      <w:r w:rsidR="00A122FE" w:rsidRPr="00A122FE">
        <w:rPr>
          <w:rFonts w:eastAsiaTheme="minorEastAsia"/>
        </w:rPr>
        <w:t>navigat</w:t>
      </w:r>
      <w:ins w:id="13" w:author="Microsoft Office User" w:date="2021-04-15T11:03:00Z">
        <w:r w:rsidR="00EA3036">
          <w:rPr>
            <w:rFonts w:eastAsiaTheme="minorEastAsia"/>
          </w:rPr>
          <w:t>es</w:t>
        </w:r>
      </w:ins>
      <w:del w:id="14" w:author="Microsoft Office User" w:date="2021-04-15T11:03:00Z">
        <w:r w:rsidR="00A122FE" w:rsidRPr="00A122FE" w:rsidDel="00EA3036">
          <w:rPr>
            <w:rFonts w:eastAsiaTheme="minorEastAsia"/>
          </w:rPr>
          <w:delText>ing</w:delText>
        </w:r>
      </w:del>
      <w:r w:rsidR="00A122FE" w:rsidRPr="00A122FE">
        <w:rPr>
          <w:rFonts w:eastAsiaTheme="minorEastAsia"/>
        </w:rPr>
        <w:t xml:space="preserve"> </w:t>
      </w:r>
      <w:r w:rsidR="00BB3392">
        <w:rPr>
          <w:rFonts w:eastAsiaTheme="minorEastAsia"/>
        </w:rPr>
        <w:t>curv</w:t>
      </w:r>
      <w:ins w:id="15" w:author="Microsoft Office User" w:date="2021-04-15T11:04:00Z">
        <w:r w:rsidR="00EA3036">
          <w:rPr>
            <w:rFonts w:eastAsiaTheme="minorEastAsia"/>
          </w:rPr>
          <w:t>ing</w:t>
        </w:r>
      </w:ins>
      <w:del w:id="16" w:author="Microsoft Office User" w:date="2021-04-15T11:03:00Z">
        <w:r w:rsidR="00BB3392" w:rsidDel="00EA3036">
          <w:rPr>
            <w:rFonts w:eastAsiaTheme="minorEastAsia"/>
          </w:rPr>
          <w:delText>y</w:delText>
        </w:r>
      </w:del>
      <w:r w:rsidR="00BB3392">
        <w:rPr>
          <w:rFonts w:eastAsiaTheme="minorEastAsia"/>
        </w:rPr>
        <w:t xml:space="preserve"> roads with changing friction conditions at maximum </w:t>
      </w:r>
      <w:ins w:id="17" w:author="Microsoft Office User" w:date="2021-04-15T11:04:00Z">
        <w:r w:rsidR="00EA3036">
          <w:rPr>
            <w:rFonts w:eastAsiaTheme="minorEastAsia"/>
          </w:rPr>
          <w:t xml:space="preserve">allowed and stable </w:t>
        </w:r>
      </w:ins>
      <w:r w:rsidR="00BB3392">
        <w:rPr>
          <w:rFonts w:eastAsiaTheme="minorEastAsia"/>
        </w:rPr>
        <w:t>speeds, with results showing that the vehicle consistently operates within the available friction limits.</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47E95031" w14:textId="678A1E1F" w:rsidR="00627EFB" w:rsidRDefault="004D1300" w:rsidP="004D1300">
      <w:pPr>
        <w:pStyle w:val="BodyText"/>
        <w:rPr>
          <w:lang w:eastAsia="zh-CN"/>
        </w:rPr>
      </w:pPr>
      <w:bookmarkStart w:id="18" w:name="OLE_LINK9"/>
      <w:bookmarkStart w:id="19" w:name="OLE_LINK10"/>
      <w:commentRangeStart w:id="20"/>
      <w:r>
        <w:rPr>
          <w:lang w:eastAsia="zh-CN"/>
        </w:rPr>
        <w:t>Highway road condition</w:t>
      </w:r>
      <w:r w:rsidR="00692553">
        <w:rPr>
          <w:lang w:eastAsia="zh-CN"/>
        </w:rPr>
        <w:t>s</w:t>
      </w:r>
      <w:r>
        <w:rPr>
          <w:lang w:eastAsia="zh-CN"/>
        </w:rPr>
        <w:t xml:space="preserve"> </w:t>
      </w:r>
      <w:r w:rsidRPr="005A528F">
        <w:rPr>
          <w:strike/>
          <w:lang w:eastAsia="zh-CN"/>
        </w:rPr>
        <w:t>are reported to</w:t>
      </w:r>
      <w:r>
        <w:rPr>
          <w:lang w:eastAsia="zh-CN"/>
        </w:rPr>
        <w:t xml:space="preserve"> 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w:t>
      </w:r>
      <w:del w:id="21" w:author="Microsoft Office User" w:date="2021-04-15T11:05:00Z">
        <w:r w:rsidR="001E0C4E" w:rsidDel="00EA3036">
          <w:rPr>
            <w:lang w:eastAsia="zh-CN"/>
          </w:rPr>
          <w:delText xml:space="preserve">potentially </w:delText>
        </w:r>
      </w:del>
      <w:ins w:id="22" w:author="Microsoft Office User" w:date="2021-04-15T11:05:00Z">
        <w:r w:rsidR="00EA3036">
          <w:rPr>
            <w:lang w:eastAsia="zh-CN"/>
          </w:rPr>
          <w:t xml:space="preserve">can </w:t>
        </w:r>
      </w:ins>
      <w:r w:rsidR="001E0C4E">
        <w:rPr>
          <w:lang w:eastAsia="zh-CN"/>
        </w:rPr>
        <w:t xml:space="preserve">have </w:t>
      </w:r>
      <w:r w:rsidR="00190534">
        <w:rPr>
          <w:lang w:eastAsia="zh-CN"/>
        </w:rPr>
        <w:t xml:space="preserve">a </w:t>
      </w:r>
      <w:del w:id="23" w:author="Microsoft Office User" w:date="2021-04-15T11:05:00Z">
        <w:r w:rsidR="001E0C4E" w:rsidDel="00EA3036">
          <w:rPr>
            <w:lang w:eastAsia="zh-CN"/>
          </w:rPr>
          <w:delText xml:space="preserve">huge </w:delText>
        </w:r>
      </w:del>
      <w:ins w:id="24" w:author="Microsoft Office User" w:date="2021-04-15T11:05:00Z">
        <w:r w:rsidR="00EA3036">
          <w:rPr>
            <w:lang w:eastAsia="zh-CN"/>
          </w:rPr>
          <w:t xml:space="preserve">significant </w:t>
        </w:r>
      </w:ins>
      <w:r w:rsidR="001E0C4E">
        <w:rPr>
          <w:lang w:eastAsia="zh-CN"/>
        </w:rPr>
        <w:t xml:space="preserve">negative impact on </w:t>
      </w:r>
      <w:r w:rsidR="00723F50">
        <w:rPr>
          <w:lang w:eastAsia="zh-CN"/>
        </w:rPr>
        <w:t>vehicle</w:t>
      </w:r>
      <w:r w:rsidR="001E0C4E">
        <w:rPr>
          <w:lang w:eastAsia="zh-CN"/>
        </w:rPr>
        <w:t xml:space="preserve"> safety and mobility</w:t>
      </w:r>
      <w:commentRangeEnd w:id="20"/>
      <w:r w:rsidR="009E4D28">
        <w:rPr>
          <w:rStyle w:val="CommentReference"/>
          <w:rFonts w:eastAsia="等线"/>
          <w:spacing w:val="0"/>
        </w:rPr>
        <w:commentReference w:id="20"/>
      </w:r>
      <w:r w:rsidR="001E0C4E">
        <w:rPr>
          <w:lang w:eastAsia="zh-CN"/>
        </w:rPr>
        <w:t xml:space="preserve">. </w:t>
      </w:r>
      <w:ins w:id="25" w:author="Microsoft Office User" w:date="2021-04-15T11:06:00Z">
        <w:r w:rsidR="00EA3036">
          <w:rPr>
            <w:lang w:eastAsia="zh-CN"/>
          </w:rPr>
          <w:t xml:space="preserve">Conversely, efficient highway systems should ensure that </w:t>
        </w:r>
      </w:ins>
      <w:ins w:id="26" w:author="Microsoft Office User" w:date="2021-04-15T11:07:00Z">
        <w:r w:rsidR="00EA3036">
          <w:rPr>
            <w:lang w:eastAsia="zh-CN"/>
          </w:rPr>
          <w:t xml:space="preserve">vehicles travel as expediently as possible to maximize the </w:t>
        </w:r>
      </w:ins>
      <w:ins w:id="27" w:author="Microsoft Office User" w:date="2021-04-15T11:08:00Z">
        <w:r w:rsidR="00EA3036">
          <w:rPr>
            <w:lang w:eastAsia="zh-CN"/>
          </w:rPr>
          <w:t xml:space="preserve">throughput of the highway. </w:t>
        </w:r>
      </w:ins>
      <w:ins w:id="28" w:author="Microsoft Office User" w:date="2021-04-15T11:09:00Z">
        <w:r w:rsidR="00EA3036">
          <w:rPr>
            <w:lang w:eastAsia="zh-CN"/>
          </w:rPr>
          <w:t>Un</w:t>
        </w:r>
      </w:ins>
      <w:ins w:id="29" w:author="Microsoft Office User" w:date="2021-04-15T11:08:00Z">
        <w:r w:rsidR="00EA3036">
          <w:rPr>
            <w:lang w:eastAsia="zh-CN"/>
          </w:rPr>
          <w:t xml:space="preserve">certainty about exact highway conditions </w:t>
        </w:r>
      </w:ins>
      <w:ins w:id="30" w:author="Microsoft Office User" w:date="2021-04-15T11:09:00Z">
        <w:r w:rsidR="00EA3036">
          <w:rPr>
            <w:lang w:eastAsia="zh-CN"/>
          </w:rPr>
          <w:t xml:space="preserve">creates a conflict between these two objectives, as drivers may drive too fast and experience </w:t>
        </w:r>
        <w:r w:rsidR="009E4D28">
          <w:rPr>
            <w:lang w:eastAsia="zh-CN"/>
          </w:rPr>
          <w:t>adverse road conditions or drive more conservatively than necessary, impeding traffic flow.</w:t>
        </w:r>
      </w:ins>
      <w:del w:id="31" w:author="Microsoft Office User" w:date="2021-04-15T11:08:00Z">
        <w:r w:rsidR="00627EFB" w:rsidRPr="00627EFB" w:rsidDel="00EA3036">
          <w:rPr>
            <w:lang w:eastAsia="zh-CN"/>
          </w:rPr>
          <w:delText xml:space="preserve">Ensuring that people are able to travel </w:delText>
        </w:r>
        <w:r w:rsidR="00627EFB" w:rsidDel="00EA3036">
          <w:rPr>
            <w:lang w:eastAsia="zh-CN"/>
          </w:rPr>
          <w:delText>safely</w:delText>
        </w:r>
        <w:r w:rsidR="00627EFB" w:rsidRPr="00627EFB" w:rsidDel="00EA3036">
          <w:rPr>
            <w:lang w:eastAsia="zh-CN"/>
          </w:rPr>
          <w:delText xml:space="preserve"> and that goods and services are delivered efficiently is paramount.</w:delText>
        </w:r>
        <w:r w:rsidR="00627EFB" w:rsidDel="00EA3036">
          <w:rPr>
            <w:lang w:eastAsia="zh-CN"/>
          </w:rPr>
          <w:delText xml:space="preserve"> </w:delText>
        </w:r>
        <w:r w:rsidR="00BB390F" w:rsidRPr="00C36F2C" w:rsidDel="00EA3036">
          <w:rPr>
            <w:highlight w:val="yellow"/>
            <w:lang w:eastAsia="zh-CN"/>
          </w:rPr>
          <w:delText>(need a better transition</w:delText>
        </w:r>
        <w:r w:rsidR="00BB390F" w:rsidDel="00EA3036">
          <w:rPr>
            <w:lang w:eastAsia="zh-CN"/>
          </w:rPr>
          <w:delText>)</w:delText>
        </w:r>
      </w:del>
    </w:p>
    <w:bookmarkEnd w:id="18"/>
    <w:bookmarkEnd w:id="19"/>
    <w:p w14:paraId="66556366" w14:textId="07668314" w:rsidR="00D33ADC" w:rsidRDefault="00627EFB" w:rsidP="00627EFB">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w:t>
      </w:r>
      <w:ins w:id="32" w:author="Microsoft Office User" w:date="2021-04-15T11:11:00Z">
        <w:r w:rsidR="009E4D28">
          <w:rPr>
            <w:lang w:eastAsia="zh-CN"/>
          </w:rPr>
          <w:t>se</w:t>
        </w:r>
      </w:ins>
      <w:r w:rsidR="004B4139">
        <w:rPr>
          <w:lang w:eastAsia="zh-CN"/>
        </w:rPr>
        <w:t xml:space="preserve"> assistance </w:t>
      </w:r>
      <w:r w:rsidR="007A6AEE">
        <w:rPr>
          <w:lang w:eastAsia="zh-CN"/>
        </w:rPr>
        <w:t xml:space="preserve">control </w:t>
      </w:r>
      <w:r w:rsidR="004B4139">
        <w:rPr>
          <w:lang w:eastAsia="zh-CN"/>
        </w:rPr>
        <w:t>system</w:t>
      </w:r>
      <w:ins w:id="33" w:author="Microsoft Office User" w:date="2021-04-15T11:11:00Z">
        <w:r w:rsidR="009E4D28">
          <w:rPr>
            <w:lang w:eastAsia="zh-CN"/>
          </w:rPr>
          <w:t>s</w:t>
        </w:r>
      </w:ins>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 xml:space="preserve">vehicle </w:t>
      </w:r>
      <w:del w:id="34" w:author="Microsoft Office User" w:date="2021-04-15T11:11:00Z">
        <w:r w:rsidR="0008667D" w:rsidDel="009E4D28">
          <w:rPr>
            <w:lang w:eastAsia="zh-CN"/>
          </w:rPr>
          <w:delText>is out of stability</w:delText>
        </w:r>
      </w:del>
      <w:ins w:id="35" w:author="Microsoft Office User" w:date="2021-04-15T11:12:00Z">
        <w:r w:rsidR="009E4D28">
          <w:rPr>
            <w:lang w:eastAsia="zh-CN"/>
          </w:rPr>
          <w:t>experiences instability</w:t>
        </w:r>
      </w:ins>
      <w:r w:rsidR="0008667D">
        <w:rPr>
          <w:lang w:eastAsia="zh-CN"/>
        </w:rPr>
        <w:t>,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417A18">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[1]","plainTextFormattedCitation":"[1]","previouslyFormattedCitation":"[1]"},"properties":{"noteIndex":0},"schema":"https://github.com/citation-style-language/schema/raw/master/csl-citation.json"}</w:instrText>
      </w:r>
      <w:r w:rsidR="00451C54">
        <w:rPr>
          <w:lang w:eastAsia="zh-CN"/>
        </w:rPr>
        <w:fldChar w:fldCharType="separate"/>
      </w:r>
      <w:r w:rsidR="00451C54" w:rsidRPr="00451C54">
        <w:rPr>
          <w:noProof/>
          <w:lang w:eastAsia="zh-CN"/>
        </w:rPr>
        <w:t>[1]</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100E75">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[2]","plainTextFormattedCitation":"[2]","previouslyFormattedCitation":"[2]"},"properties":{"noteIndex":0},"schema":"https://github.com/citation-style-language/schema/raw/master/csl-citation.json"}</w:instrText>
      </w:r>
      <w:r w:rsidR="00417A18">
        <w:rPr>
          <w:lang w:eastAsia="zh-CN"/>
        </w:rPr>
        <w:fldChar w:fldCharType="separate"/>
      </w:r>
      <w:r w:rsidR="00417A18" w:rsidRPr="00417A18">
        <w:rPr>
          <w:noProof/>
          <w:lang w:eastAsia="zh-CN"/>
        </w:rPr>
        <w:t>[2]</w:t>
      </w:r>
      <w:r w:rsidR="00417A18">
        <w:rPr>
          <w:lang w:eastAsia="zh-CN"/>
        </w:rPr>
        <w:fldChar w:fldCharType="end"/>
      </w:r>
      <w:r w:rsidR="00BF6EA8">
        <w:rPr>
          <w:lang w:eastAsia="zh-CN"/>
        </w:rPr>
        <w:t>.</w:t>
      </w:r>
    </w:p>
    <w:p w14:paraId="5A476080" w14:textId="086CCDE6"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w:t>
      </w:r>
      <w:ins w:id="36" w:author="Microsoft Office User" w:date="2021-04-15T11:12:00Z">
        <w:r w:rsidR="009E4D28">
          <w:rPr>
            <w:lang w:eastAsia="zh-CN"/>
          </w:rPr>
          <w:t>se</w:t>
        </w:r>
      </w:ins>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 xml:space="preserve">are </w:t>
      </w:r>
      <w:del w:id="37" w:author="Microsoft Office User" w:date="2021-04-15T11:12:00Z">
        <w:r w:rsidR="0010072D" w:rsidRPr="0010072D" w:rsidDel="009E4D28">
          <w:rPr>
            <w:lang w:eastAsia="zh-CN"/>
          </w:rPr>
          <w:delText>passively</w:delText>
        </w:r>
        <w:r w:rsidR="0010072D" w:rsidDel="009E4D28">
          <w:rPr>
            <w:lang w:eastAsia="zh-CN"/>
          </w:rPr>
          <w:delText xml:space="preserve"> </w:delText>
        </w:r>
      </w:del>
      <w:r w:rsidR="008B07D8">
        <w:rPr>
          <w:lang w:eastAsia="zh-CN"/>
        </w:rPr>
        <w:t>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 xml:space="preserve">tion changes </w:t>
      </w:r>
      <w:ins w:id="38" w:author="Microsoft Office User" w:date="2021-04-15T11:17:00Z">
        <w:r w:rsidR="009E4D28">
          <w:rPr>
            <w:lang w:eastAsia="zh-CN"/>
          </w:rPr>
          <w:t xml:space="preserve">significantly and </w:t>
        </w:r>
      </w:ins>
      <w:del w:id="39" w:author="Microsoft Office User" w:date="2021-04-15T11:13:00Z">
        <w:r w:rsidR="00491B54" w:rsidDel="009E4D28">
          <w:rPr>
            <w:lang w:eastAsia="zh-CN"/>
          </w:rPr>
          <w:delText>intensively</w:delText>
        </w:r>
        <w:r w:rsidR="007E3CC7" w:rsidDel="009E4D28">
          <w:rPr>
            <w:lang w:eastAsia="zh-CN"/>
          </w:rPr>
          <w:delText xml:space="preserve"> </w:delText>
        </w:r>
      </w:del>
      <w:ins w:id="40" w:author="Microsoft Office User" w:date="2021-04-15T11:13:00Z">
        <w:r w:rsidR="009E4D28">
          <w:rPr>
            <w:lang w:eastAsia="zh-CN"/>
          </w:rPr>
          <w:t xml:space="preserve">rapidly </w:t>
        </w:r>
      </w:ins>
      <w:r w:rsidR="007E3CC7">
        <w:rPr>
          <w:lang w:eastAsia="zh-CN"/>
        </w:rPr>
        <w:t xml:space="preserve">because </w:t>
      </w:r>
      <w:del w:id="41" w:author="Microsoft Office User" w:date="2021-04-15T11:13:00Z">
        <w:r w:rsidR="00644EEB" w:rsidDel="009E4D28">
          <w:rPr>
            <w:lang w:eastAsia="zh-CN"/>
          </w:rPr>
          <w:delText>a</w:delText>
        </w:r>
        <w:r w:rsidR="00896145" w:rsidDel="009E4D28">
          <w:rPr>
            <w:lang w:eastAsia="zh-CN"/>
          </w:rPr>
          <w:delText xml:space="preserve"> </w:delText>
        </w:r>
        <w:r w:rsidR="007E3CC7" w:rsidDel="009E4D28">
          <w:rPr>
            <w:lang w:eastAsia="zh-CN"/>
          </w:rPr>
          <w:delText>controller always has a</w:delText>
        </w:r>
        <w:r w:rsidR="002A3426" w:rsidDel="009E4D28">
          <w:rPr>
            <w:lang w:eastAsia="zh-CN"/>
          </w:rPr>
          <w:delText xml:space="preserve"> </w:delText>
        </w:r>
        <w:r w:rsidR="007E3CC7" w:rsidDel="009E4D28">
          <w:rPr>
            <w:lang w:eastAsia="zh-CN"/>
          </w:rPr>
          <w:delText>stable region</w:delText>
        </w:r>
      </w:del>
      <w:ins w:id="42" w:author="Microsoft Office User" w:date="2021-04-15T11:13:00Z">
        <w:r w:rsidR="009E4D28">
          <w:rPr>
            <w:lang w:eastAsia="zh-CN"/>
          </w:rPr>
          <w:t xml:space="preserve">of </w:t>
        </w:r>
      </w:ins>
      <w:ins w:id="43" w:author="Microsoft Office User" w:date="2021-04-15T11:14:00Z">
        <w:r w:rsidR="009E4D28">
          <w:rPr>
            <w:lang w:eastAsia="zh-CN"/>
          </w:rPr>
          <w:t xml:space="preserve">delays in the system and real </w:t>
        </w:r>
      </w:ins>
      <w:ins w:id="44" w:author="Microsoft Office User" w:date="2021-04-15T11:13:00Z">
        <w:r w:rsidR="009E4D28">
          <w:rPr>
            <w:lang w:eastAsia="zh-CN"/>
          </w:rPr>
          <w:t>actuator limitations</w:t>
        </w:r>
      </w:ins>
      <w:del w:id="45" w:author="Microsoft Office User" w:date="2021-04-15T11:14:00Z">
        <w:r w:rsidR="00385FFC" w:rsidDel="009E4D28">
          <w:rPr>
            <w:lang w:eastAsia="zh-CN"/>
          </w:rPr>
          <w:delText xml:space="preserve"> and converge delay</w:delText>
        </w:r>
      </w:del>
      <w:r w:rsidR="00D132B9">
        <w:rPr>
          <w:lang w:eastAsia="zh-CN"/>
        </w:rPr>
        <w:t xml:space="preserve">. </w:t>
      </w:r>
      <w:r w:rsidR="00976910">
        <w:rPr>
          <w:lang w:eastAsia="zh-CN"/>
        </w:rPr>
        <w:t>[ref]</w:t>
      </w:r>
    </w:p>
    <w:p w14:paraId="7F4DF393" w14:textId="4F27187E" w:rsidR="00A1326F" w:rsidRDefault="00D97F14" w:rsidP="00A1326F">
      <w:pPr>
        <w:pStyle w:val="BodyText"/>
        <w:rPr>
          <w:lang w:eastAsia="zh-CN"/>
        </w:rPr>
      </w:pPr>
      <w:del w:id="46" w:author="Microsoft Office User" w:date="2021-04-15T11:15:00Z">
        <w:r w:rsidDel="009E4D28">
          <w:rPr>
            <w:lang w:eastAsia="zh-CN"/>
          </w:rPr>
          <w:delText>Different from the</w:delText>
        </w:r>
      </w:del>
      <w:ins w:id="47" w:author="Microsoft Office User" w:date="2021-04-15T11:15:00Z">
        <w:r w:rsidR="009E4D28">
          <w:rPr>
            <w:lang w:eastAsia="zh-CN"/>
          </w:rPr>
          <w:t>In contrast with these</w:t>
        </w:r>
      </w:ins>
      <w:r>
        <w:rPr>
          <w:lang w:eastAsia="zh-CN"/>
        </w:rPr>
        <w:t xml:space="preserve"> </w:t>
      </w:r>
      <w:ins w:id="48" w:author="Microsoft Office User" w:date="2021-04-15T11:15:00Z">
        <w:r w:rsidR="009E4D28">
          <w:rPr>
            <w:lang w:eastAsia="zh-CN"/>
          </w:rPr>
          <w:t>c</w:t>
        </w:r>
      </w:ins>
      <w:del w:id="49" w:author="Microsoft Office User" w:date="2021-04-15T11:15:00Z">
        <w:r w:rsidR="00AC3F86" w:rsidDel="009E4D28">
          <w:rPr>
            <w:lang w:eastAsia="zh-CN"/>
          </w:rPr>
          <w:delText>reaction c</w:delText>
        </w:r>
      </w:del>
      <w:r w:rsidR="00AC3F86">
        <w:rPr>
          <w:lang w:eastAsia="zh-CN"/>
        </w:rPr>
        <w:t>ontrol</w:t>
      </w:r>
      <w:r w:rsidR="00105450">
        <w:rPr>
          <w:lang w:eastAsia="zh-CN"/>
        </w:rPr>
        <w:t xml:space="preserve"> strateg</w:t>
      </w:r>
      <w:del w:id="50" w:author="Microsoft Office User" w:date="2021-04-15T11:15:00Z">
        <w:r w:rsidR="00105450" w:rsidDel="009E4D28">
          <w:rPr>
            <w:lang w:eastAsia="zh-CN"/>
          </w:rPr>
          <w:delText>y</w:delText>
        </w:r>
      </w:del>
      <w:ins w:id="51" w:author="Microsoft Office User" w:date="2021-04-15T11:15:00Z">
        <w:r w:rsidR="009E4D28">
          <w:rPr>
            <w:lang w:eastAsia="zh-CN"/>
          </w:rPr>
          <w:t>ies that react to certain measured vehicle instabilities</w:t>
        </w:r>
      </w:ins>
      <w:r w:rsidR="00AC3F86">
        <w:rPr>
          <w:lang w:eastAsia="zh-CN"/>
        </w:rPr>
        <w:t xml:space="preserve">, researchers </w:t>
      </w:r>
      <w:ins w:id="52" w:author="Microsoft Office User" w:date="2021-04-15T11:16:00Z">
        <w:r w:rsidR="009E4D28">
          <w:rPr>
            <w:lang w:eastAsia="zh-CN"/>
          </w:rPr>
          <w:t xml:space="preserve">have </w:t>
        </w:r>
      </w:ins>
      <w:r w:rsidR="00500B94">
        <w:rPr>
          <w:lang w:eastAsia="zh-CN"/>
        </w:rPr>
        <w:t xml:space="preserve">also </w:t>
      </w:r>
      <w:r w:rsidR="00AC3F86">
        <w:rPr>
          <w:lang w:eastAsia="zh-CN"/>
        </w:rPr>
        <w:t xml:space="preserve">developed </w:t>
      </w:r>
      <w:del w:id="53" w:author="Microsoft Office User" w:date="2021-04-15T11:16:00Z">
        <w:r w:rsidR="00AC3F86" w:rsidDel="009E4D28">
          <w:rPr>
            <w:lang w:eastAsia="zh-CN"/>
          </w:rPr>
          <w:delText>the</w:delText>
        </w:r>
        <w:r w:rsidR="00F55F21" w:rsidDel="009E4D28">
          <w:rPr>
            <w:lang w:eastAsia="zh-CN"/>
          </w:rPr>
          <w:delText xml:space="preserve"> </w:delText>
        </w:r>
      </w:del>
      <w:r w:rsidR="00F55F21">
        <w:rPr>
          <w:lang w:eastAsia="zh-CN"/>
        </w:rPr>
        <w:t xml:space="preserve">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ins w:id="54" w:author="Microsoft Office User" w:date="2021-04-15T11:16:00Z">
        <w:r w:rsidR="009E4D28">
          <w:rPr>
            <w:lang w:eastAsia="zh-CN"/>
          </w:rPr>
          <w:t>s</w:t>
        </w:r>
      </w:ins>
      <w:r w:rsidR="00DE4C2E">
        <w:rPr>
          <w:lang w:eastAsia="zh-CN"/>
        </w:rPr>
        <w:t xml:space="preserve"> w</w:t>
      </w:r>
      <w:del w:id="55" w:author="Microsoft Office User" w:date="2021-04-15T11:16:00Z">
        <w:r w:rsidR="00DE4C2E" w:rsidDel="009E4D28">
          <w:rPr>
            <w:lang w:eastAsia="zh-CN"/>
          </w:rPr>
          <w:delText>ith</w:delText>
        </w:r>
      </w:del>
      <w:ins w:id="56" w:author="Microsoft Office User" w:date="2021-04-15T11:16:00Z">
        <w:r w:rsidR="009E4D28">
          <w:rPr>
            <w:lang w:eastAsia="zh-CN"/>
          </w:rPr>
          <w:t>hich can be combined with</w:t>
        </w:r>
      </w:ins>
      <w:r w:rsidR="00DE4C2E">
        <w:rPr>
          <w:lang w:eastAsia="zh-CN"/>
        </w:rPr>
        <w:t xml:space="preserve"> real-time road friction es</w:t>
      </w:r>
      <w:r w:rsidR="006700D7">
        <w:rPr>
          <w:lang w:eastAsia="zh-CN"/>
        </w:rPr>
        <w:t>t</w:t>
      </w:r>
      <w:r w:rsidR="00DE4C2E">
        <w:rPr>
          <w:lang w:eastAsia="zh-CN"/>
        </w:rPr>
        <w:t>imation</w:t>
      </w:r>
      <w:del w:id="57" w:author="Microsoft Office User" w:date="2021-04-15T11:16:00Z">
        <w:r w:rsidR="008A1DDE" w:rsidDel="009E4D28">
          <w:rPr>
            <w:lang w:eastAsia="zh-CN"/>
          </w:rPr>
          <w:delText xml:space="preserve">, </w:delText>
        </w:r>
        <w:r w:rsidR="00F331B1" w:rsidDel="009E4D28">
          <w:rPr>
            <w:lang w:eastAsia="zh-CN"/>
          </w:rPr>
          <w:delText>which can</w:delText>
        </w:r>
      </w:del>
      <w:ins w:id="58" w:author="Microsoft Office User" w:date="2021-04-15T11:16:00Z">
        <w:r w:rsidR="009E4D28">
          <w:rPr>
            <w:lang w:eastAsia="zh-CN"/>
          </w:rPr>
          <w:t xml:space="preserve"> to</w:t>
        </w:r>
      </w:ins>
      <w:r w:rsidR="00F331B1">
        <w:rPr>
          <w:lang w:eastAsia="zh-CN"/>
        </w:rPr>
        <w:t xml:space="preserve"> keep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del w:id="59" w:author="Microsoft Office User" w:date="2021-04-15T11:19:00Z">
        <w:r w:rsidR="00F51A82" w:rsidDel="009E4D28">
          <w:rPr>
            <w:lang w:eastAsia="zh-CN"/>
          </w:rPr>
          <w:delText xml:space="preserve">But </w:delText>
        </w:r>
      </w:del>
      <w:ins w:id="60" w:author="Microsoft Office User" w:date="2021-04-15T11:19:00Z">
        <w:r w:rsidR="009E4D28">
          <w:rPr>
            <w:lang w:eastAsia="zh-CN"/>
          </w:rPr>
          <w:t xml:space="preserve">However, these systems only maintain vehicle </w:t>
        </w:r>
      </w:ins>
      <w:ins w:id="61" w:author="Microsoft Office User" w:date="2021-04-15T11:20:00Z">
        <w:r w:rsidR="009E4D28">
          <w:rPr>
            <w:lang w:eastAsia="zh-CN"/>
          </w:rPr>
          <w:t>stability</w:t>
        </w:r>
        <w:r w:rsidR="005A7E4B">
          <w:rPr>
            <w:lang w:eastAsia="zh-CN"/>
          </w:rPr>
          <w:t xml:space="preserve"> from the perspective of body-fixed states</w:t>
        </w:r>
        <w:r w:rsidR="009E4D28">
          <w:rPr>
            <w:lang w:eastAsia="zh-CN"/>
          </w:rPr>
          <w:t xml:space="preserve"> and</w:t>
        </w:r>
      </w:ins>
      <w:del w:id="62" w:author="Microsoft Office User" w:date="2021-04-15T11:20:00Z">
        <w:r w:rsidR="00F51A82" w:rsidDel="009E4D28">
          <w:rPr>
            <w:lang w:eastAsia="zh-CN"/>
          </w:rPr>
          <w:delText xml:space="preserve">it </w:delText>
        </w:r>
        <w:r w:rsidR="0047799B" w:rsidDel="009E4D28">
          <w:rPr>
            <w:lang w:eastAsia="zh-CN"/>
          </w:rPr>
          <w:delText>still</w:delText>
        </w:r>
      </w:del>
      <w:r w:rsidR="0047799B">
        <w:rPr>
          <w:lang w:eastAsia="zh-CN"/>
        </w:rPr>
        <w:t xml:space="preserve"> </w:t>
      </w:r>
      <w:r w:rsidR="00F51A82">
        <w:rPr>
          <w:lang w:eastAsia="zh-CN"/>
        </w:rPr>
        <w:t>cannot</w:t>
      </w:r>
      <w:r w:rsidR="00603B52">
        <w:rPr>
          <w:lang w:eastAsia="zh-CN"/>
        </w:rPr>
        <w:t xml:space="preserve"> </w:t>
      </w:r>
      <w:del w:id="63" w:author="Microsoft Office User" w:date="2021-04-15T11:20:00Z">
        <w:r w:rsidR="00603B52" w:rsidDel="009E4D28">
          <w:rPr>
            <w:lang w:eastAsia="zh-CN"/>
          </w:rPr>
          <w:delText>certainly</w:delText>
        </w:r>
        <w:r w:rsidR="00F51A82" w:rsidDel="009E4D28">
          <w:rPr>
            <w:lang w:eastAsia="zh-CN"/>
          </w:rPr>
          <w:delText xml:space="preserve"> </w:delText>
        </w:r>
      </w:del>
      <w:r w:rsidR="00F51A82">
        <w:rPr>
          <w:lang w:eastAsia="zh-CN"/>
        </w:rPr>
        <w:t xml:space="preserve">prevent </w:t>
      </w:r>
      <w:r w:rsidR="00140274">
        <w:rPr>
          <w:lang w:eastAsia="zh-CN"/>
        </w:rPr>
        <w:t xml:space="preserve">the </w:t>
      </w:r>
      <w:r w:rsidR="00F51A82">
        <w:rPr>
          <w:lang w:eastAsia="zh-CN"/>
        </w:rPr>
        <w:t>vehicle</w:t>
      </w:r>
      <w:r w:rsidR="00F331B1">
        <w:rPr>
          <w:lang w:eastAsia="zh-CN"/>
        </w:rPr>
        <w:t xml:space="preserve"> </w:t>
      </w:r>
      <w:r w:rsidR="00E5361F">
        <w:rPr>
          <w:lang w:eastAsia="zh-CN"/>
        </w:rPr>
        <w:t xml:space="preserve">from </w:t>
      </w:r>
      <w:del w:id="64" w:author="Microsoft Office User" w:date="2021-04-15T11:20:00Z">
        <w:r w:rsidR="00E5361F" w:rsidDel="005A7E4B">
          <w:rPr>
            <w:lang w:eastAsia="zh-CN"/>
          </w:rPr>
          <w:delText xml:space="preserve">veering </w:delText>
        </w:r>
        <w:r w:rsidR="00DD527B" w:rsidDel="005A7E4B">
          <w:rPr>
            <w:lang w:eastAsia="zh-CN"/>
          </w:rPr>
          <w:delText>away</w:delText>
        </w:r>
      </w:del>
      <w:ins w:id="65" w:author="Microsoft Office User" w:date="2021-04-15T11:20:00Z">
        <w:r w:rsidR="005A7E4B">
          <w:rPr>
            <w:lang w:eastAsia="zh-CN"/>
          </w:rPr>
          <w:t>deviating</w:t>
        </w:r>
      </w:ins>
      <w:r w:rsidR="00E5361F">
        <w:rPr>
          <w:lang w:eastAsia="zh-CN"/>
        </w:rPr>
        <w:t xml:space="preserve"> </w:t>
      </w:r>
      <w:r w:rsidR="00FF6BD6">
        <w:rPr>
          <w:lang w:eastAsia="zh-CN"/>
        </w:rPr>
        <w:t xml:space="preserve">from </w:t>
      </w:r>
      <w:r w:rsidR="00E5361F">
        <w:rPr>
          <w:lang w:eastAsia="zh-CN"/>
        </w:rPr>
        <w:t>the desired path</w:t>
      </w:r>
      <w:r w:rsidR="00A1326F">
        <w:rPr>
          <w:lang w:eastAsia="zh-CN"/>
        </w:rPr>
        <w:t xml:space="preserve"> </w:t>
      </w:r>
      <w:r w:rsidR="00F01CCC">
        <w:rPr>
          <w:lang w:eastAsia="zh-CN"/>
        </w:rPr>
        <w:t xml:space="preserve">when </w:t>
      </w:r>
      <w:r w:rsidR="00FD5B94">
        <w:rPr>
          <w:lang w:eastAsia="zh-CN"/>
        </w:rPr>
        <w:t xml:space="preserve">the road condition changes </w:t>
      </w:r>
      <w:commentRangeStart w:id="66"/>
      <w:ins w:id="67" w:author="Microsoft Office User" w:date="2021-04-15T11:17:00Z">
        <w:r w:rsidR="009E4D28">
          <w:rPr>
            <w:lang w:eastAsia="zh-CN"/>
          </w:rPr>
          <w:t xml:space="preserve">significantly and </w:t>
        </w:r>
      </w:ins>
      <w:del w:id="68" w:author="Microsoft Office User" w:date="2021-04-15T11:16:00Z">
        <w:r w:rsidR="00FD5B94" w:rsidDel="009E4D28">
          <w:rPr>
            <w:lang w:eastAsia="zh-CN"/>
          </w:rPr>
          <w:delText>intensively</w:delText>
        </w:r>
      </w:del>
      <w:ins w:id="69" w:author="Microsoft Office User" w:date="2021-04-15T11:16:00Z">
        <w:r w:rsidR="009E4D28">
          <w:rPr>
            <w:lang w:eastAsia="zh-CN"/>
          </w:rPr>
          <w:t>rapidly</w:t>
        </w:r>
      </w:ins>
      <w:commentRangeEnd w:id="66"/>
      <w:ins w:id="70" w:author="Microsoft Office User" w:date="2021-04-15T11:17:00Z">
        <w:r w:rsidR="009E4D28">
          <w:rPr>
            <w:rStyle w:val="CommentReference"/>
            <w:rFonts w:eastAsia="等线"/>
            <w:spacing w:val="0"/>
          </w:rPr>
          <w:commentReference w:id="66"/>
        </w:r>
      </w:ins>
      <w:r w:rsidR="00FD5B94">
        <w:rPr>
          <w:lang w:eastAsia="zh-CN"/>
        </w:rPr>
        <w:t>.</w:t>
      </w:r>
    </w:p>
    <w:p w14:paraId="77B33FC7" w14:textId="65E768C9" w:rsidR="00E20803" w:rsidRDefault="009E4D28" w:rsidP="00371A4E">
      <w:pPr>
        <w:pStyle w:val="BodyText"/>
        <w:rPr>
          <w:lang w:eastAsia="zh-CN"/>
        </w:rPr>
      </w:pPr>
      <w:ins w:id="71" w:author="Microsoft Office User" w:date="2021-04-15T11:18:00Z">
        <w:r>
          <w:rPr>
            <w:lang w:eastAsia="zh-CN"/>
          </w:rPr>
          <w:t xml:space="preserve">Another method of proactively maintaining vehicle stability is to </w:t>
        </w:r>
      </w:ins>
      <w:del w:id="72" w:author="Microsoft Office User" w:date="2021-04-15T11:18:00Z">
        <w:r w:rsidR="007C7AEE" w:rsidDel="009E4D28">
          <w:rPr>
            <w:lang w:eastAsia="zh-CN"/>
          </w:rPr>
          <w:delText xml:space="preserve">Existing research has shown that </w:delText>
        </w:r>
        <w:r w:rsidR="00B32E84" w:rsidDel="009E4D28">
          <w:rPr>
            <w:lang w:eastAsia="zh-CN"/>
          </w:rPr>
          <w:delText>appropriate</w:delText>
        </w:r>
      </w:del>
      <w:ins w:id="73" w:author="Microsoft Office User" w:date="2021-04-15T11:18:00Z">
        <w:r>
          <w:rPr>
            <w:lang w:eastAsia="zh-CN"/>
          </w:rPr>
          <w:t>utilize</w:t>
        </w:r>
      </w:ins>
      <w:r w:rsidR="007C7AEE">
        <w:rPr>
          <w:lang w:eastAsia="zh-CN"/>
        </w:rPr>
        <w:t xml:space="preserve"> longitudinal velocity planning </w:t>
      </w:r>
      <w:del w:id="74" w:author="Microsoft Office User" w:date="2021-04-15T11:19:00Z">
        <w:r w:rsidR="00333551" w:rsidDel="009E4D28">
          <w:rPr>
            <w:lang w:eastAsia="zh-CN"/>
          </w:rPr>
          <w:delText>is vital</w:delText>
        </w:r>
      </w:del>
      <w:ins w:id="75" w:author="Microsoft Office User" w:date="2021-04-15T11:19:00Z">
        <w:r>
          <w:rPr>
            <w:lang w:eastAsia="zh-CN"/>
          </w:rPr>
          <w:t>to maintain stability</w:t>
        </w:r>
      </w:ins>
      <w:r w:rsidR="00333551">
        <w:rPr>
          <w:lang w:eastAsia="zh-CN"/>
        </w:rPr>
        <w:t xml:space="preserve">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100E75">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rsidR="00523F75">
        <w:rPr>
          <w:lang w:eastAsia="zh-CN"/>
        </w:rPr>
        <w:fldChar w:fldCharType="separate"/>
      </w:r>
      <w:r w:rsidR="00417A18" w:rsidRPr="00417A18">
        <w:rPr>
          <w:noProof/>
          <w:lang w:eastAsia="zh-CN"/>
        </w:rPr>
        <w:t>[3]</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in contrast with widely used stability control systems that only react once lo</w:t>
      </w:r>
      <w:ins w:id="76" w:author="Microsoft Office User" w:date="2021-04-15T11:20:00Z">
        <w:r w:rsidR="005A7E4B">
          <w:rPr>
            <w:lang w:eastAsia="zh-CN"/>
          </w:rPr>
          <w:t>s</w:t>
        </w:r>
      </w:ins>
      <w:del w:id="77" w:author="Microsoft Office User" w:date="2021-04-15T11:20:00Z">
        <w:r w:rsidR="00F74FFC" w:rsidDel="005A7E4B">
          <w:rPr>
            <w:lang w:eastAsia="zh-CN"/>
          </w:rPr>
          <w:delText>o</w:delText>
        </w:r>
      </w:del>
      <w:r w:rsidR="00F74FFC">
        <w:rPr>
          <w:lang w:eastAsia="zh-CN"/>
        </w:rPr>
        <w:t xml:space="preserve">s of control is imminent. </w:t>
      </w:r>
      <w:r w:rsidR="00371A4E">
        <w:rPr>
          <w:lang w:eastAsia="zh-CN"/>
        </w:rPr>
        <w:t>Th</w:t>
      </w:r>
      <w:r w:rsidR="00371A4E" w:rsidRPr="00371A4E">
        <w:rPr>
          <w:lang w:eastAsia="zh-CN"/>
        </w:rPr>
        <w:t xml:space="preserve">e </w:t>
      </w:r>
      <w:r w:rsidR="000E2E5B">
        <w:rPr>
          <w:lang w:eastAsia="zh-CN"/>
        </w:rPr>
        <w:t xml:space="preserve">reason why speed control is </w:t>
      </w:r>
      <w:del w:id="78" w:author="Microsoft Office User" w:date="2021-04-15T11:21:00Z">
        <w:r w:rsidR="000E2E5B" w:rsidDel="005A7E4B">
          <w:rPr>
            <w:lang w:eastAsia="zh-CN"/>
          </w:rPr>
          <w:delText>valid</w:delText>
        </w:r>
        <w:r w:rsidR="00371A4E" w:rsidRPr="00371A4E" w:rsidDel="005A7E4B">
          <w:rPr>
            <w:lang w:eastAsia="zh-CN"/>
          </w:rPr>
          <w:delText xml:space="preserve"> </w:delText>
        </w:r>
      </w:del>
      <w:ins w:id="79" w:author="Microsoft Office User" w:date="2021-04-15T11:21:00Z">
        <w:r w:rsidR="005A7E4B">
          <w:rPr>
            <w:lang w:eastAsia="zh-CN"/>
          </w:rPr>
          <w:t>effective</w:t>
        </w:r>
        <w:r w:rsidR="005A7E4B" w:rsidRPr="00371A4E">
          <w:rPr>
            <w:lang w:eastAsia="zh-CN"/>
          </w:rPr>
          <w:t xml:space="preserve"> </w:t>
        </w:r>
      </w:ins>
      <w:r w:rsidR="00371A4E" w:rsidRPr="00371A4E">
        <w:rPr>
          <w:lang w:eastAsia="zh-CN"/>
        </w:rPr>
        <w:t>is that</w:t>
      </w:r>
      <w:r w:rsidR="00A52738" w:rsidRPr="00371A4E">
        <w:rPr>
          <w:lang w:eastAsia="zh-CN"/>
        </w:rPr>
        <w:t xml:space="preserve"> the vehicle </w:t>
      </w:r>
      <w:del w:id="80" w:author="Microsoft Office User" w:date="2021-04-15T11:21:00Z">
        <w:r w:rsidR="00A52738" w:rsidRPr="00371A4E" w:rsidDel="005A7E4B">
          <w:rPr>
            <w:lang w:eastAsia="zh-CN"/>
          </w:rPr>
          <w:delText>could have</w:delText>
        </w:r>
      </w:del>
      <w:ins w:id="81" w:author="Microsoft Office User" w:date="2021-04-15T11:21:00Z">
        <w:r w:rsidR="005A7E4B">
          <w:rPr>
            <w:lang w:eastAsia="zh-CN"/>
          </w:rPr>
          <w:t>has</w:t>
        </w:r>
      </w:ins>
      <w:r w:rsidR="00A52738" w:rsidRPr="00371A4E">
        <w:rPr>
          <w:lang w:eastAsia="zh-CN"/>
        </w:rPr>
        <w:t xml:space="preser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561DE3">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dynamics","type":"article-journal","volume":"57"},"uris":["http://www.mendeley.com/documents/?uuid=5e401ed1-b398-45ab-831f-2d056159c7f7"]}],"mendeley":{"formattedCitation":"[4], [5]","manualFormatting":"[4][5]","plainTextFormattedCitation":"[4], [5]","previouslyFormattedCitation":"[4], [5]"},"properties":{"noteIndex":0},"schema":"https://github.com/citation-style-language/schema/raw/master/csl-citation.json"}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278024B9" w:rsidR="008F0E65" w:rsidRDefault="00173707" w:rsidP="008F0E65">
      <w:pPr>
        <w:pStyle w:val="BodyText"/>
        <w:rPr>
          <w:lang w:eastAsia="zh-CN"/>
        </w:rPr>
      </w:pPr>
      <w:r>
        <w:rPr>
          <w:lang w:eastAsia="zh-CN"/>
        </w:rPr>
        <w:t>However</w:t>
      </w:r>
      <w:r w:rsidR="0082291B">
        <w:rPr>
          <w:lang w:eastAsia="zh-CN"/>
        </w:rPr>
        <w:t xml:space="preserve">, </w:t>
      </w:r>
      <w:del w:id="82" w:author="Microsoft Office User" w:date="2021-04-15T11:21:00Z">
        <w:r w:rsidR="00644AAC" w:rsidDel="005A7E4B">
          <w:rPr>
            <w:lang w:eastAsia="zh-CN"/>
          </w:rPr>
          <w:delText xml:space="preserve">they </w:delText>
        </w:r>
      </w:del>
      <w:ins w:id="83" w:author="Microsoft Office User" w:date="2021-04-15T11:21:00Z">
        <w:r w:rsidR="005A7E4B">
          <w:rPr>
            <w:lang w:eastAsia="zh-CN"/>
          </w:rPr>
          <w:t>previously published longitud</w:t>
        </w:r>
      </w:ins>
      <w:ins w:id="84" w:author="Microsoft Office User" w:date="2021-04-15T11:22:00Z">
        <w:r w:rsidR="005A7E4B">
          <w:rPr>
            <w:lang w:eastAsia="zh-CN"/>
          </w:rPr>
          <w:t>inal velocity</w:t>
        </w:r>
      </w:ins>
      <w:ins w:id="85" w:author="Microsoft Office User" w:date="2021-04-15T11:21:00Z">
        <w:r w:rsidR="005A7E4B">
          <w:rPr>
            <w:lang w:eastAsia="zh-CN"/>
          </w:rPr>
          <w:t xml:space="preserve"> planning </w:t>
        </w:r>
      </w:ins>
      <w:ins w:id="86" w:author="Microsoft Office User" w:date="2021-04-15T11:22:00Z">
        <w:r w:rsidR="005A7E4B">
          <w:rPr>
            <w:lang w:eastAsia="zh-CN"/>
          </w:rPr>
          <w:t xml:space="preserve">approaches typically </w:t>
        </w:r>
      </w:ins>
      <w:del w:id="87" w:author="Microsoft Office User" w:date="2021-04-15T11:22:00Z">
        <w:r w:rsidR="00644AAC" w:rsidDel="005A7E4B">
          <w:rPr>
            <w:lang w:eastAsia="zh-CN"/>
          </w:rPr>
          <w:delText xml:space="preserve">only </w:delText>
        </w:r>
      </w:del>
      <w:r w:rsidR="00644AAC">
        <w:rPr>
          <w:lang w:eastAsia="zh-CN"/>
        </w:rPr>
        <w:t xml:space="preserve">consider </w:t>
      </w:r>
      <w:ins w:id="88" w:author="Microsoft Office User" w:date="2021-04-15T11:22:00Z">
        <w:r w:rsidR="005A7E4B">
          <w:rPr>
            <w:lang w:eastAsia="zh-CN"/>
          </w:rPr>
          <w:t xml:space="preserve">only </w:t>
        </w:r>
      </w:ins>
      <w:r w:rsidR="00644AAC">
        <w:rPr>
          <w:lang w:eastAsia="zh-CN"/>
        </w:rPr>
        <w:t>the variation of curvature</w:t>
      </w:r>
      <w:r w:rsidR="00B12834">
        <w:rPr>
          <w:lang w:eastAsia="zh-CN"/>
        </w:rPr>
        <w:t xml:space="preserve"> for longitudinal planning</w:t>
      </w:r>
      <w:r w:rsidR="00644AAC">
        <w:rPr>
          <w:lang w:eastAsia="zh-CN"/>
        </w:rPr>
        <w:t xml:space="preserv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C0296F" w:rsidRPr="00552128">
        <w:rPr>
          <w:strike/>
          <w:sz w:val="13"/>
          <w:szCs w:val="13"/>
          <w:lang w:eastAsia="zh-CN"/>
        </w:rPr>
        <w:t>Intuitively</w:t>
      </w:r>
      <w:r w:rsidR="0054568F" w:rsidRPr="00552128">
        <w:rPr>
          <w:strike/>
          <w:sz w:val="13"/>
          <w:szCs w:val="13"/>
          <w:lang w:eastAsia="zh-CN"/>
        </w:rPr>
        <w:t>, if</w:t>
      </w:r>
      <w:r w:rsidR="008F0E65" w:rsidRPr="00552128">
        <w:rPr>
          <w:strike/>
          <w:sz w:val="13"/>
          <w:szCs w:val="13"/>
          <w:lang w:eastAsia="zh-CN"/>
        </w:rPr>
        <w:t xml:space="preserve"> </w:t>
      </w:r>
      <w:r w:rsidR="001C6EAB" w:rsidRPr="00552128">
        <w:rPr>
          <w:strike/>
          <w:sz w:val="13"/>
          <w:szCs w:val="13"/>
          <w:lang w:eastAsia="zh-CN"/>
        </w:rPr>
        <w:t>the vehicle</w:t>
      </w:r>
      <w:r w:rsidR="008F0E65" w:rsidRPr="00552128">
        <w:rPr>
          <w:strike/>
          <w:sz w:val="13"/>
          <w:szCs w:val="13"/>
          <w:lang w:eastAsia="zh-CN"/>
        </w:rPr>
        <w:t xml:space="preserve"> can preview</w:t>
      </w:r>
      <w:r w:rsidR="002E781E" w:rsidRPr="00552128">
        <w:rPr>
          <w:strike/>
          <w:sz w:val="13"/>
          <w:szCs w:val="13"/>
          <w:lang w:eastAsia="zh-CN"/>
        </w:rPr>
        <w:t xml:space="preserve"> the path friction</w:t>
      </w:r>
      <w:r w:rsidR="0054568F" w:rsidRPr="00552128">
        <w:rPr>
          <w:strike/>
          <w:sz w:val="13"/>
          <w:szCs w:val="13"/>
          <w:lang w:eastAsia="zh-CN"/>
        </w:rPr>
        <w:t xml:space="preserve"> reduction</w:t>
      </w:r>
      <w:r w:rsidR="00E13E50" w:rsidRPr="00552128">
        <w:rPr>
          <w:strike/>
          <w:sz w:val="13"/>
          <w:szCs w:val="13"/>
          <w:lang w:eastAsia="zh-CN"/>
        </w:rPr>
        <w:t xml:space="preserve"> and</w:t>
      </w:r>
      <w:r w:rsidR="008F0E65" w:rsidRPr="00552128">
        <w:rPr>
          <w:strike/>
          <w:sz w:val="13"/>
          <w:szCs w:val="13"/>
          <w:lang w:eastAsia="zh-CN"/>
        </w:rPr>
        <w:t xml:space="preserve"> slow down appropriately</w:t>
      </w:r>
      <w:r w:rsidR="0054568F" w:rsidRPr="00552128">
        <w:rPr>
          <w:strike/>
          <w:sz w:val="13"/>
          <w:szCs w:val="13"/>
          <w:lang w:eastAsia="zh-CN"/>
        </w:rPr>
        <w:t xml:space="preserve"> before entering the slick region</w:t>
      </w:r>
      <w:r w:rsidR="008F0E65" w:rsidRPr="00552128">
        <w:rPr>
          <w:strike/>
          <w:sz w:val="13"/>
          <w:szCs w:val="13"/>
          <w:lang w:eastAsia="zh-CN"/>
        </w:rPr>
        <w:t xml:space="preserve">, then </w:t>
      </w:r>
      <w:r w:rsidR="00D56F09" w:rsidRPr="00552128">
        <w:rPr>
          <w:strike/>
          <w:sz w:val="13"/>
          <w:szCs w:val="13"/>
          <w:lang w:eastAsia="zh-CN"/>
        </w:rPr>
        <w:t>a</w:t>
      </w:r>
      <w:r w:rsidR="00CC7995" w:rsidRPr="00552128">
        <w:rPr>
          <w:strike/>
          <w:sz w:val="13"/>
          <w:szCs w:val="13"/>
          <w:lang w:eastAsia="zh-CN"/>
        </w:rPr>
        <w:t xml:space="preserve"> </w:t>
      </w:r>
      <w:r w:rsidR="008F0E65" w:rsidRPr="00552128">
        <w:rPr>
          <w:strike/>
          <w:sz w:val="13"/>
          <w:szCs w:val="13"/>
          <w:lang w:eastAsia="zh-CN"/>
        </w:rPr>
        <w:t>complicated algorithm</w:t>
      </w:r>
      <w:r w:rsidR="00F873D7" w:rsidRPr="00552128">
        <w:rPr>
          <w:strike/>
          <w:sz w:val="13"/>
          <w:szCs w:val="13"/>
          <w:lang w:eastAsia="zh-CN"/>
        </w:rPr>
        <w:t xml:space="preserve"> is not necessary</w:t>
      </w:r>
      <w:r w:rsidR="001C6EAB" w:rsidRPr="00552128">
        <w:rPr>
          <w:strike/>
          <w:sz w:val="13"/>
          <w:szCs w:val="13"/>
          <w:lang w:eastAsia="zh-CN"/>
        </w:rPr>
        <w:t xml:space="preserve"> to </w:t>
      </w:r>
      <w:r w:rsidR="009B3B26" w:rsidRPr="00552128">
        <w:rPr>
          <w:strike/>
          <w:sz w:val="13"/>
          <w:szCs w:val="13"/>
          <w:lang w:eastAsia="zh-CN"/>
        </w:rPr>
        <w:t>stabilize the vehicle</w:t>
      </w:r>
      <w:r w:rsidR="008F0E65" w:rsidRPr="00552128">
        <w:rPr>
          <w:strike/>
          <w:sz w:val="13"/>
          <w:szCs w:val="13"/>
          <w:lang w:eastAsia="zh-CN"/>
        </w:rPr>
        <w:t xml:space="preserve">. </w:t>
      </w:r>
      <w:r w:rsidR="008644D1">
        <w:rPr>
          <w:lang w:eastAsia="zh-CN"/>
        </w:rPr>
        <w:t>Research has proved that t</w:t>
      </w:r>
      <w:r w:rsidR="00B14BB1" w:rsidRPr="00876E17">
        <w:rPr>
          <w:lang w:eastAsia="zh-CN"/>
        </w:rPr>
        <w:t xml:space="preserve">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 xml:space="preserve">if the vehicle can preview the path friction reduction and </w:t>
      </w:r>
      <w:r w:rsidR="002372E6" w:rsidRPr="002372E6">
        <w:rPr>
          <w:lang w:eastAsia="zh-CN"/>
        </w:rPr>
        <w:lastRenderedPageBreak/>
        <w:t>slow down appropriately before entering the slick region</w:t>
      </w:r>
      <w:r w:rsidR="002372E6">
        <w:rPr>
          <w:lang w:eastAsia="zh-CN"/>
        </w:rPr>
        <w:t xml:space="preserve">, </w:t>
      </w:r>
      <w:r w:rsidR="00AF1755">
        <w:rPr>
          <w:lang w:eastAsia="zh-CN"/>
        </w:rPr>
        <w:t>even</w:t>
      </w:r>
      <w:r w:rsidR="00BD08B5">
        <w:rPr>
          <w:lang w:eastAsia="zh-CN"/>
        </w:rPr>
        <w:t xml:space="preserve"> a </w:t>
      </w:r>
      <w:commentRangeStart w:id="89"/>
      <w:r w:rsidR="002372E6">
        <w:rPr>
          <w:lang w:eastAsia="zh-CN"/>
        </w:rPr>
        <w:t>common</w:t>
      </w:r>
      <w:r w:rsidR="00BD08B5">
        <w:rPr>
          <w:lang w:eastAsia="zh-CN"/>
        </w:rPr>
        <w:t xml:space="preserve"> </w:t>
      </w:r>
      <w:r w:rsidR="00435F7C">
        <w:rPr>
          <w:lang w:eastAsia="zh-CN"/>
        </w:rPr>
        <w:t>driving</w:t>
      </w:r>
      <w:r w:rsidR="00B54C8A">
        <w:rPr>
          <w:lang w:eastAsia="zh-CN"/>
        </w:rPr>
        <w:t xml:space="preserve"> algorithm </w:t>
      </w:r>
      <w:commentRangeEnd w:id="89"/>
      <w:r w:rsidR="005A7E4B">
        <w:rPr>
          <w:rStyle w:val="CommentReference"/>
          <w:rFonts w:eastAsia="等线"/>
          <w:spacing w:val="0"/>
        </w:rPr>
        <w:commentReference w:id="89"/>
      </w:r>
      <w:r w:rsidR="002F3614">
        <w:rPr>
          <w:lang w:eastAsia="zh-CN"/>
        </w:rPr>
        <w:t>can operate</w:t>
      </w:r>
      <w:r w:rsidR="00277AE8">
        <w:rPr>
          <w:lang w:eastAsia="zh-CN"/>
        </w:rPr>
        <w:t xml:space="preserv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57539022" w:rsidR="00516069" w:rsidRDefault="005A7E4B" w:rsidP="0010072D">
      <w:pPr>
        <w:pStyle w:val="BodyText"/>
        <w:rPr>
          <w:lang w:eastAsia="zh-CN"/>
        </w:rPr>
      </w:pPr>
      <w:ins w:id="90" w:author="Microsoft Office User" w:date="2021-04-15T11:24:00Z">
        <w:r>
          <w:rPr>
            <w:lang w:eastAsia="zh-CN"/>
          </w:rPr>
          <w:t xml:space="preserve">Although each vehicle on a roadway can constantly measure and navigate the world using its in-vehicle systems, </w:t>
        </w:r>
      </w:ins>
      <w:del w:id="91" w:author="Microsoft Office User" w:date="2021-04-15T11:24:00Z">
        <w:r w:rsidR="00574F47" w:rsidDel="005A7E4B">
          <w:rPr>
            <w:lang w:eastAsia="zh-CN"/>
          </w:rPr>
          <w:delText>Unfortunately</w:delText>
        </w:r>
        <w:r w:rsidR="00BC36BA" w:rsidDel="005A7E4B">
          <w:rPr>
            <w:lang w:eastAsia="zh-CN"/>
          </w:rPr>
          <w:delText xml:space="preserve">, </w:delText>
        </w:r>
      </w:del>
      <w:r w:rsidR="004F071C">
        <w:rPr>
          <w:lang w:eastAsia="zh-CN"/>
        </w:rPr>
        <w:t xml:space="preserve">it is </w:t>
      </w:r>
      <w:del w:id="92" w:author="Microsoft Office User" w:date="2021-04-15T11:24:00Z">
        <w:r w:rsidR="004F071C" w:rsidDel="005A7E4B">
          <w:rPr>
            <w:lang w:eastAsia="zh-CN"/>
          </w:rPr>
          <w:delText xml:space="preserve">almost </w:delText>
        </w:r>
      </w:del>
      <w:r w:rsidR="004F071C">
        <w:rPr>
          <w:lang w:eastAsia="zh-CN"/>
        </w:rPr>
        <w:t xml:space="preserve">impossible </w:t>
      </w:r>
      <w:ins w:id="93" w:author="Microsoft Office User" w:date="2021-04-15T11:24:00Z">
        <w:r>
          <w:rPr>
            <w:lang w:eastAsia="zh-CN"/>
          </w:rPr>
          <w:t>for an in</w:t>
        </w:r>
      </w:ins>
      <w:ins w:id="94" w:author="Microsoft Office User" w:date="2021-04-15T11:25:00Z">
        <w:r>
          <w:rPr>
            <w:lang w:eastAsia="zh-CN"/>
          </w:rPr>
          <w:t xml:space="preserve">dividual vehicle </w:t>
        </w:r>
      </w:ins>
      <w:r w:rsidR="004F071C">
        <w:rPr>
          <w:lang w:eastAsia="zh-CN"/>
        </w:rPr>
        <w:t xml:space="preserve">to preview the </w:t>
      </w:r>
      <w:ins w:id="95" w:author="Microsoft Office User" w:date="2021-04-15T11:25:00Z">
        <w:r>
          <w:rPr>
            <w:lang w:eastAsia="zh-CN"/>
          </w:rPr>
          <w:t xml:space="preserve">road conditions for its entire trip. </w:t>
        </w:r>
      </w:ins>
      <w:del w:id="96" w:author="Microsoft Office User" w:date="2021-04-15T11:25:00Z">
        <w:r w:rsidR="004F071C" w:rsidDel="005A7E4B">
          <w:rPr>
            <w:lang w:eastAsia="zh-CN"/>
          </w:rPr>
          <w:delText xml:space="preserve">large area road condition </w:delText>
        </w:r>
      </w:del>
      <w:del w:id="97" w:author="Microsoft Office User" w:date="2021-04-15T11:23:00Z">
        <w:r w:rsidR="009400BC" w:rsidDel="005A7E4B">
          <w:rPr>
            <w:lang w:eastAsia="zh-CN"/>
          </w:rPr>
          <w:delText xml:space="preserve">just </w:delText>
        </w:r>
      </w:del>
      <w:del w:id="98" w:author="Microsoft Office User" w:date="2021-04-15T11:25:00Z">
        <w:r w:rsidR="009400BC" w:rsidDel="005A7E4B">
          <w:rPr>
            <w:lang w:eastAsia="zh-CN"/>
          </w:rPr>
          <w:delText>through the intelligence of individual</w:delText>
        </w:r>
        <w:r w:rsidR="009400BC" w:rsidRPr="009400BC" w:rsidDel="005A7E4B">
          <w:rPr>
            <w:lang w:eastAsia="zh-CN"/>
          </w:rPr>
          <w:delText xml:space="preserve"> </w:delText>
        </w:r>
        <w:r w:rsidR="009400BC" w:rsidDel="005A7E4B">
          <w:rPr>
            <w:lang w:eastAsia="zh-CN"/>
          </w:rPr>
          <w:delText>vehicle</w:delText>
        </w:r>
      </w:del>
      <w:del w:id="99" w:author="Microsoft Office User" w:date="2021-04-15T11:24:00Z">
        <w:r w:rsidR="00E92B48" w:rsidDel="005A7E4B">
          <w:rPr>
            <w:lang w:eastAsia="zh-CN"/>
          </w:rPr>
          <w:delText xml:space="preserve"> although </w:delText>
        </w:r>
        <w:r w:rsidR="00BC36BA" w:rsidDel="005A7E4B">
          <w:rPr>
            <w:lang w:eastAsia="zh-CN"/>
          </w:rPr>
          <w:delText xml:space="preserve">each vehicle itself </w:delText>
        </w:r>
        <w:r w:rsidR="008039DC" w:rsidDel="005A7E4B">
          <w:rPr>
            <w:lang w:eastAsia="zh-CN"/>
          </w:rPr>
          <w:delText xml:space="preserve">can </w:delText>
        </w:r>
        <w:r w:rsidR="00BC36BA" w:rsidDel="005A7E4B">
          <w:rPr>
            <w:lang w:eastAsia="zh-CN"/>
          </w:rPr>
          <w:delText>constantly measur</w:delText>
        </w:r>
        <w:r w:rsidR="008039DC" w:rsidDel="005A7E4B">
          <w:rPr>
            <w:lang w:eastAsia="zh-CN"/>
          </w:rPr>
          <w:delText>e</w:delText>
        </w:r>
        <w:r w:rsidR="00BC36BA" w:rsidDel="005A7E4B">
          <w:rPr>
            <w:lang w:eastAsia="zh-CN"/>
          </w:rPr>
          <w:delText xml:space="preserve"> and navigat</w:delText>
        </w:r>
        <w:r w:rsidR="008039DC" w:rsidDel="005A7E4B">
          <w:rPr>
            <w:lang w:eastAsia="zh-CN"/>
          </w:rPr>
          <w:delText>e</w:delText>
        </w:r>
        <w:r w:rsidR="00BC36BA" w:rsidDel="005A7E4B">
          <w:rPr>
            <w:lang w:eastAsia="zh-CN"/>
          </w:rPr>
          <w:delText xml:space="preserve"> the </w:delText>
        </w:r>
        <w:r w:rsidR="004234CD" w:rsidDel="005A7E4B">
          <w:rPr>
            <w:lang w:eastAsia="zh-CN"/>
          </w:rPr>
          <w:delText xml:space="preserve">world using </w:delText>
        </w:r>
        <w:r w:rsidR="008039DC" w:rsidDel="005A7E4B">
          <w:rPr>
            <w:lang w:eastAsia="zh-CN"/>
          </w:rPr>
          <w:delText xml:space="preserve">its </w:delText>
        </w:r>
        <w:r w:rsidR="00281466" w:rsidDel="005A7E4B">
          <w:rPr>
            <w:lang w:eastAsia="zh-CN"/>
          </w:rPr>
          <w:delText>i</w:delText>
        </w:r>
        <w:r w:rsidR="004234CD" w:rsidDel="005A7E4B">
          <w:rPr>
            <w:lang w:eastAsia="zh-CN"/>
          </w:rPr>
          <w:delText>n-vehicle system</w:delText>
        </w:r>
      </w:del>
      <w:del w:id="100" w:author="Microsoft Office User" w:date="2021-04-15T11:25:00Z">
        <w:r w:rsidR="00BC36BA" w:rsidDel="005A7E4B">
          <w:rPr>
            <w:lang w:eastAsia="zh-CN"/>
          </w:rPr>
          <w:delText>.</w:delText>
        </w:r>
        <w:r w:rsidR="00C71F2F" w:rsidDel="005A7E4B">
          <w:rPr>
            <w:lang w:eastAsia="zh-CN"/>
          </w:rPr>
          <w:delText xml:space="preserve"> </w:delText>
        </w:r>
        <w:r w:rsidR="00EB09C7" w:rsidDel="005A7E4B">
          <w:rPr>
            <w:lang w:eastAsia="zh-CN"/>
          </w:rPr>
          <w:delText>A</w:delText>
        </w:r>
      </w:del>
      <w:ins w:id="101" w:author="Microsoft Office User" w:date="2021-04-15T11:25:00Z">
        <w:r>
          <w:rPr>
            <w:lang w:eastAsia="zh-CN"/>
          </w:rPr>
          <w:t>One</w:t>
        </w:r>
      </w:ins>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w:t>
      </w:r>
      <w:del w:id="102" w:author="Microsoft Office User" w:date="2021-04-15T11:25:00Z">
        <w:r w:rsidR="00844E30" w:rsidDel="005A7E4B">
          <w:rPr>
            <w:lang w:eastAsia="zh-CN"/>
          </w:rPr>
          <w:delText xml:space="preserve">the </w:delText>
        </w:r>
      </w:del>
      <w:r w:rsidR="00844E30">
        <w:rPr>
          <w:lang w:eastAsia="zh-CN"/>
        </w:rPr>
        <w:t xml:space="preserve">increasing </w:t>
      </w:r>
      <w:r w:rsidR="00456D98">
        <w:rPr>
          <w:lang w:eastAsia="zh-CN"/>
        </w:rPr>
        <w:t xml:space="preserve">research into </w:t>
      </w:r>
      <w:del w:id="103" w:author="Microsoft Office User" w:date="2021-04-15T11:25:00Z">
        <w:r w:rsidR="0081275F" w:rsidDel="005A7E4B">
          <w:rPr>
            <w:lang w:eastAsia="zh-CN"/>
          </w:rPr>
          <w:delText xml:space="preserve">the </w:delText>
        </w:r>
      </w:del>
      <w:r w:rsidR="0081275F">
        <w:rPr>
          <w:lang w:eastAsia="zh-CN"/>
        </w:rPr>
        <w:t>cyber-physical system</w:t>
      </w:r>
      <w:ins w:id="104" w:author="Microsoft Office User" w:date="2021-04-15T11:25:00Z">
        <w:r>
          <w:rPr>
            <w:lang w:eastAsia="zh-CN"/>
          </w:rPr>
          <w:t>s</w:t>
        </w:r>
      </w:ins>
      <w:r w:rsidR="0081275F">
        <w:rPr>
          <w:lang w:eastAsia="zh-CN"/>
        </w:rPr>
        <w:t>, especially</w:t>
      </w:r>
      <w:r w:rsidR="00F34D65">
        <w:rPr>
          <w:lang w:eastAsia="zh-CN"/>
        </w:rPr>
        <w:t xml:space="preserve"> </w:t>
      </w:r>
      <w:r w:rsidR="000E6E62" w:rsidRPr="000E6E62">
        <w:rPr>
          <w:lang w:eastAsia="zh-CN"/>
        </w:rPr>
        <w:t>Connected and Autonomous Vehicles (CAV</w:t>
      </w:r>
      <w:ins w:id="105" w:author="Microsoft Office User" w:date="2021-04-15T11:26:00Z">
        <w:r>
          <w:rPr>
            <w:lang w:eastAsia="zh-CN"/>
          </w:rPr>
          <w:t>s</w:t>
        </w:r>
      </w:ins>
      <w:r w:rsidR="000E6E62" w:rsidRPr="000E6E62">
        <w:rPr>
          <w:lang w:eastAsia="zh-CN"/>
        </w:rPr>
        <w:t>)</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del w:id="106" w:author="Microsoft Office User" w:date="2021-04-15T11:26:00Z">
        <w:r w:rsidR="00090A25" w:rsidDel="005A7E4B">
          <w:rPr>
            <w:lang w:eastAsia="zh-CN"/>
          </w:rPr>
          <w:delText>the pre-measured</w:delText>
        </w:r>
      </w:del>
      <w:del w:id="107" w:author="Microsoft Office User" w:date="2021-04-15T11:27:00Z">
        <w:r w:rsidR="00C174AA" w:rsidDel="005A7E4B">
          <w:rPr>
            <w:lang w:eastAsia="zh-CN"/>
          </w:rPr>
          <w:delText xml:space="preserve"> </w:delText>
        </w:r>
      </w:del>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9852BD">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[6]","plainTextFormattedCitation":"[6]","previouslyFormattedCitation":"[6]"},"properties":{"noteIndex":0},"schema":"https://github.com/citation-style-language/schema/raw/master/csl-citation.json"}</w:instrText>
      </w:r>
      <w:r w:rsidR="009852BD">
        <w:rPr>
          <w:lang w:eastAsia="zh-CN"/>
        </w:rPr>
        <w:fldChar w:fldCharType="separate"/>
      </w:r>
      <w:r w:rsidR="009852BD" w:rsidRPr="006B06A7">
        <w:rPr>
          <w:noProof/>
          <w:lang w:eastAsia="zh-CN"/>
        </w:rPr>
        <w:t>[6]</w:t>
      </w:r>
      <w:r w:rsidR="009852BD">
        <w:rPr>
          <w:lang w:eastAsia="zh-CN"/>
        </w:rPr>
        <w:fldChar w:fldCharType="end"/>
      </w:r>
      <w:r w:rsidR="009852BD">
        <w:rPr>
          <w:lang w:eastAsia="zh-CN"/>
        </w:rPr>
        <w:fldChar w:fldCharType="begin" w:fldLock="1"/>
      </w:r>
      <w:r w:rsidR="009852BD">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[7]","plainTextFormattedCitation":"[7]","previouslyFormattedCitation":"[7]"},"properties":{"noteIndex":0},"schema":"https://github.com/citation-style-language/schema/raw/master/csl-citation.json"}</w:instrText>
      </w:r>
      <w:r w:rsidR="009852BD">
        <w:rPr>
          <w:lang w:eastAsia="zh-CN"/>
        </w:rPr>
        <w:fldChar w:fldCharType="separate"/>
      </w:r>
      <w:r w:rsidR="009852BD" w:rsidRPr="006B06A7">
        <w:rPr>
          <w:noProof/>
          <w:lang w:eastAsia="zh-CN"/>
        </w:rPr>
        <w:t>[7]</w:t>
      </w:r>
      <w:r w:rsidR="009852BD">
        <w:rPr>
          <w:lang w:eastAsia="zh-CN"/>
        </w:rPr>
        <w:fldChar w:fldCharType="end"/>
      </w:r>
      <w:r w:rsidR="00CE4D06">
        <w:rPr>
          <w:lang w:eastAsia="zh-CN"/>
        </w:rPr>
        <w:t xml:space="preserve"> </w:t>
      </w:r>
      <w:r w:rsidR="00C51338">
        <w:rPr>
          <w:lang w:eastAsia="zh-CN"/>
        </w:rPr>
        <w:t xml:space="preserve">from </w:t>
      </w:r>
      <w:del w:id="108" w:author="Microsoft Office User" w:date="2021-04-15T11:26:00Z">
        <w:r w:rsidR="00F65200" w:rsidDel="005A7E4B">
          <w:rPr>
            <w:lang w:eastAsia="zh-CN"/>
          </w:rPr>
          <w:delText xml:space="preserve">the </w:delText>
        </w:r>
      </w:del>
      <w:r w:rsidR="00C51338">
        <w:rPr>
          <w:lang w:eastAsia="zh-CN"/>
        </w:rPr>
        <w:t>individual vehicle</w:t>
      </w:r>
      <w:ins w:id="109" w:author="Microsoft Office User" w:date="2021-04-15T11:26:00Z">
        <w:r>
          <w:rPr>
            <w:lang w:eastAsia="zh-CN"/>
          </w:rPr>
          <w:t>s</w:t>
        </w:r>
      </w:ins>
      <w:r w:rsidR="00C51338">
        <w:rPr>
          <w:lang w:eastAsia="zh-CN"/>
        </w:rPr>
        <w:t xml:space="preserve"> </w:t>
      </w:r>
      <w:r w:rsidR="009E7EA0">
        <w:rPr>
          <w:lang w:eastAsia="zh-CN"/>
        </w:rPr>
        <w:t>and roadside sensor unit</w:t>
      </w:r>
      <w:ins w:id="110" w:author="Microsoft Office User" w:date="2021-04-15T11:26:00Z">
        <w:r>
          <w:rPr>
            <w:lang w:eastAsia="zh-CN"/>
          </w:rPr>
          <w:t>s</w:t>
        </w:r>
      </w:ins>
      <w:r w:rsidR="009E7EA0">
        <w:rPr>
          <w:lang w:eastAsia="zh-CN"/>
        </w:rPr>
        <w:t xml:space="preserv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E2ED7">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ins w:id="111" w:author="Microsoft Office User" w:date="2021-04-15T11:27:00Z">
        <w:r>
          <w:rPr>
            <w:lang w:eastAsia="zh-CN"/>
          </w:rPr>
          <w:t xml:space="preserve">n illustration </w:t>
        </w:r>
      </w:ins>
      <w:del w:id="112" w:author="Microsoft Office User" w:date="2021-04-15T11:27:00Z">
        <w:r w:rsidR="009D7BF1" w:rsidDel="005A7E4B">
          <w:rPr>
            <w:lang w:eastAsia="zh-CN"/>
          </w:rPr>
          <w:delText xml:space="preserve"> demo framework</w:delText>
        </w:r>
        <w:r w:rsidR="00A237EC" w:rsidDel="005A7E4B">
          <w:rPr>
            <w:lang w:eastAsia="zh-CN"/>
          </w:rPr>
          <w:delText xml:space="preserve"> </w:delText>
        </w:r>
      </w:del>
      <w:r w:rsidR="00A237EC">
        <w:rPr>
          <w:lang w:eastAsia="zh-CN"/>
        </w:rPr>
        <w:t>of this</w:t>
      </w:r>
      <w:r w:rsidR="009D7BF1">
        <w:rPr>
          <w:lang w:eastAsia="zh-CN"/>
        </w:rPr>
        <w:t xml:space="preserve"> </w:t>
      </w:r>
      <w:r w:rsidR="005A5763">
        <w:rPr>
          <w:lang w:eastAsia="zh-CN"/>
        </w:rPr>
        <w:t xml:space="preserve">network </w:t>
      </w:r>
      <w:ins w:id="113" w:author="Microsoft Office User" w:date="2021-04-15T11:27:00Z">
        <w:r>
          <w:rPr>
            <w:lang w:eastAsia="zh-CN"/>
          </w:rPr>
          <w:t xml:space="preserve">framework </w:t>
        </w:r>
      </w:ins>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EA3036" w:rsidRDefault="00EA3036"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EA3036" w:rsidRDefault="00EA3036"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" stroked="f">
                <v:textbox>
                  <w:txbxContent>
                    <w:p w14:paraId="008DDB7A" w14:textId="3585BC2E" w:rsidR="00EA3036" w:rsidRDefault="00EA3036"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EA3036" w:rsidRDefault="00EA3036"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0023BA02" w14:textId="487ABC2B" w:rsidR="00864A4B" w:rsidRDefault="005E2ACC" w:rsidP="00E13840">
      <w:pPr>
        <w:pStyle w:val="BodyText"/>
        <w:rPr>
          <w:lang w:eastAsia="zh-CN"/>
        </w:rPr>
      </w:pPr>
      <w:r>
        <w:rPr>
          <w:lang w:eastAsia="zh-CN"/>
        </w:rPr>
        <w:t xml:space="preserve">The </w:t>
      </w:r>
      <w:ins w:id="114" w:author="Microsoft Office User" w:date="2021-04-15T11:28:00Z">
        <w:r w:rsidR="005A7E4B">
          <w:rPr>
            <w:lang w:eastAsia="zh-CN"/>
          </w:rPr>
          <w:t xml:space="preserve">desired </w:t>
        </w:r>
      </w:ins>
      <w:r>
        <w:rPr>
          <w:lang w:eastAsia="zh-CN"/>
        </w:rPr>
        <w:t>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 xml:space="preserve">can be achieved by limiting the vehicle speed based on the </w:t>
      </w:r>
      <w:ins w:id="115" w:author="Microsoft Office User" w:date="2021-04-15T11:28:00Z">
        <w:r w:rsidR="005A7E4B">
          <w:rPr>
            <w:lang w:eastAsia="zh-CN"/>
          </w:rPr>
          <w:t xml:space="preserve">previewed </w:t>
        </w:r>
      </w:ins>
      <w:r>
        <w:rPr>
          <w:lang w:eastAsia="zh-CN"/>
        </w:rPr>
        <w:t>road condition</w:t>
      </w:r>
      <w:ins w:id="116" w:author="Microsoft Office User" w:date="2021-04-15T11:28:00Z">
        <w:r w:rsidR="005A7E4B">
          <w:rPr>
            <w:lang w:eastAsia="zh-CN"/>
          </w:rPr>
          <w:t>s</w:t>
        </w:r>
      </w:ins>
      <w:r>
        <w:rPr>
          <w:lang w:eastAsia="zh-CN"/>
        </w:rPr>
        <w:t xml:space="preserve">.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ins w:id="117" w:author="Microsoft Office User" w:date="2021-04-15T11:28:00Z">
        <w:r w:rsidR="005A7E4B">
          <w:rPr>
            <w:lang w:eastAsia="zh-CN"/>
          </w:rPr>
          <w:t>s</w:t>
        </w:r>
      </w:ins>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del w:id="118" w:author="Microsoft Office User" w:date="2021-04-15T11:28:00Z">
        <w:r w:rsidR="00995B49" w:rsidDel="005A7E4B">
          <w:delText>in</w:delText>
        </w:r>
        <w:r w:rsidR="00073647" w:rsidDel="005A7E4B">
          <w:delText xml:space="preserve"> DDL</w:delText>
        </w:r>
      </w:del>
      <w:ins w:id="119" w:author="Microsoft Office User" w:date="2021-04-15T11:28:00Z">
        <w:r w:rsidR="005A7E4B">
          <w:t>of various authors</w:t>
        </w:r>
      </w:ins>
      <w:r w:rsidR="00035D63">
        <w:t xml:space="preserve"> on vehicle dynamics at the limits of handing</w:t>
      </w:r>
      <w:r w:rsidR="00073647">
        <w:t xml:space="preserve"> </w:t>
      </w:r>
      <w:commentRangeStart w:id="120"/>
      <w:r w:rsidR="00D77330">
        <w:fldChar w:fldCharType="begin" w:fldLock="1"/>
      </w:r>
      <w:r w:rsidR="00D7345E">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2012","id":"ITEM-3","issued":{"date-parts":[["2012"]]},"page":"235-241","publisher":"ASME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[8]–[10]","plainTextFormattedCitation":"[8]–[10]","previouslyFormattedCitation":"[8]–[10]"},"properties":{"noteIndex":0},"schema":"https://github.com/citation-style-language/schema/raw/master/csl-citation.json"}</w:instrText>
      </w:r>
      <w:r w:rsidR="00D77330">
        <w:fldChar w:fldCharType="separate"/>
      </w:r>
      <w:r w:rsidR="006B06A7" w:rsidRPr="006B06A7">
        <w:rPr>
          <w:noProof/>
        </w:rPr>
        <w:t>[8]–[10]</w:t>
      </w:r>
      <w:r w:rsidR="00D77330">
        <w:fldChar w:fldCharType="end"/>
      </w:r>
      <w:commentRangeEnd w:id="120"/>
      <w:r w:rsidR="005A7E4B">
        <w:rPr>
          <w:rStyle w:val="CommentReference"/>
          <w:rFonts w:eastAsia="等线"/>
          <w:spacing w:val="0"/>
        </w:rPr>
        <w:commentReference w:id="120"/>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 xml:space="preserve">desired path </w:t>
      </w:r>
      <w:del w:id="121" w:author="Microsoft Office User" w:date="2021-04-15T11:30:00Z">
        <w:r w:rsidR="00036C3F" w:rsidRPr="002C728D" w:rsidDel="00F47C89">
          <w:rPr>
            <w:lang w:eastAsia="zh-CN"/>
          </w:rPr>
          <w:delText>with</w:delText>
        </w:r>
        <w:r w:rsidR="00122EF3" w:rsidRPr="002C728D" w:rsidDel="00F47C89">
          <w:rPr>
            <w:lang w:eastAsia="zh-CN"/>
          </w:rPr>
          <w:delText xml:space="preserve"> </w:delText>
        </w:r>
        <w:r w:rsidR="00342336" w:rsidRPr="002C728D" w:rsidDel="00F47C89">
          <w:rPr>
            <w:lang w:eastAsia="zh-CN"/>
          </w:rPr>
          <w:delText xml:space="preserve">the </w:delText>
        </w:r>
        <w:r w:rsidR="00122EF3" w:rsidRPr="002C728D" w:rsidDel="00F47C89">
          <w:rPr>
            <w:lang w:eastAsia="zh-CN"/>
          </w:rPr>
          <w:delText xml:space="preserve">preview of </w:delText>
        </w:r>
        <w:r w:rsidR="00326E9E" w:rsidRPr="002C728D" w:rsidDel="00F47C89">
          <w:rPr>
            <w:lang w:eastAsia="zh-CN"/>
          </w:rPr>
          <w:delText xml:space="preserve">path </w:delText>
        </w:r>
        <w:r w:rsidR="00525D0D" w:rsidRPr="002C728D" w:rsidDel="00F47C89">
          <w:rPr>
            <w:lang w:eastAsia="zh-CN"/>
          </w:rPr>
          <w:delText>friction</w:delText>
        </w:r>
      </w:del>
      <w:ins w:id="122" w:author="Microsoft Office User" w:date="2021-04-15T11:30:00Z">
        <w:r w:rsidR="00F47C89">
          <w:rPr>
            <w:lang w:eastAsia="zh-CN"/>
          </w:rPr>
          <w:t xml:space="preserve">that takes into account </w:t>
        </w:r>
      </w:ins>
      <w:ins w:id="123" w:author="Microsoft Office User" w:date="2021-04-15T11:31:00Z">
        <w:r w:rsidR="00F47C89">
          <w:rPr>
            <w:lang w:eastAsia="zh-CN"/>
          </w:rPr>
          <w:t>local speed limits, road geometry, and current road friction conditions</w:t>
        </w:r>
      </w:ins>
      <w:r w:rsidR="00525D0D" w:rsidRPr="002C728D">
        <w:rPr>
          <w:lang w:eastAsia="zh-CN"/>
        </w:rPr>
        <w:t>.</w:t>
      </w:r>
      <w:r w:rsidR="00821210" w:rsidRPr="002C728D">
        <w:rPr>
          <w:lang w:eastAsia="zh-CN"/>
        </w:rPr>
        <w:t xml:space="preserve"> </w:t>
      </w:r>
      <w:ins w:id="124" w:author="Microsoft Office User" w:date="2021-04-15T11:33:00Z">
        <w:r w:rsidR="00870369">
          <w:rPr>
            <w:lang w:eastAsia="zh-CN"/>
          </w:rPr>
          <w:t xml:space="preserve">Closed-form analytical formulae are established for certain common preview </w:t>
        </w:r>
      </w:ins>
      <w:ins w:id="125" w:author="Microsoft Office User" w:date="2021-04-15T11:34:00Z">
        <w:r w:rsidR="00870369">
          <w:rPr>
            <w:lang w:eastAsia="zh-CN"/>
          </w:rPr>
          <w:t>cases, allowing for the introduction of a straightforward and computationally efficient</w:t>
        </w:r>
      </w:ins>
      <w:ins w:id="126" w:author="Microsoft Office User" w:date="2021-04-15T11:35:00Z">
        <w:r w:rsidR="00870369">
          <w:rPr>
            <w:lang w:eastAsia="zh-CN"/>
          </w:rPr>
          <w:t xml:space="preserve"> algorithm for generating the</w:t>
        </w:r>
      </w:ins>
      <w:ins w:id="127" w:author="Microsoft Office User" w:date="2021-04-15T11:34:00Z">
        <w:r w:rsidR="00870369">
          <w:rPr>
            <w:lang w:eastAsia="zh-CN"/>
          </w:rPr>
          <w:t xml:space="preserve"> velocity profile. </w:t>
        </w:r>
      </w:ins>
      <w:del w:id="128" w:author="Microsoft Office User" w:date="2021-04-15T11:35:00Z">
        <w:r w:rsidR="0012573E" w:rsidRPr="002C728D" w:rsidDel="00870369">
          <w:rPr>
            <w:lang w:eastAsia="zh-CN"/>
          </w:rPr>
          <w:delText>Moreover</w:delText>
        </w:r>
      </w:del>
      <w:ins w:id="129" w:author="Microsoft Office User" w:date="2021-04-15T11:35:00Z">
        <w:r w:rsidR="00870369">
          <w:rPr>
            <w:lang w:eastAsia="zh-CN"/>
          </w:rPr>
          <w:t>Furthermore</w:t>
        </w:r>
      </w:ins>
      <w:r w:rsidR="00DD4D79" w:rsidRPr="002C728D">
        <w:rPr>
          <w:lang w:eastAsia="zh-CN"/>
        </w:rPr>
        <w:t>,</w:t>
      </w:r>
      <w:r w:rsidR="00A2754D">
        <w:rPr>
          <w:lang w:eastAsia="zh-CN"/>
        </w:rPr>
        <w:t xml:space="preserve"> </w:t>
      </w:r>
      <w:r w:rsidR="00A2754D" w:rsidRPr="002C728D">
        <w:rPr>
          <w:lang w:eastAsia="zh-CN"/>
        </w:rPr>
        <w:t>relationships are established</w:t>
      </w:r>
      <w:r w:rsidR="006D2632">
        <w:rPr>
          <w:lang w:eastAsia="zh-CN"/>
        </w:rPr>
        <w:t xml:space="preserve"> between</w:t>
      </w:r>
      <w:r w:rsidR="00A2754D">
        <w:rPr>
          <w:lang w:eastAsia="zh-CN"/>
        </w:rPr>
        <w:t xml:space="preserve"> </w:t>
      </w:r>
      <w:r w:rsidR="002E1283">
        <w:rPr>
          <w:rFonts w:eastAsiaTheme="minorEastAsia"/>
        </w:rPr>
        <w:t xml:space="preserve">vehicle speed, path geometry, and minimum friction </w:t>
      </w:r>
      <w:r w:rsidR="002E1283" w:rsidRPr="00734C8A">
        <w:rPr>
          <w:rFonts w:eastAsiaTheme="minorEastAsia"/>
        </w:rPr>
        <w:t>preview distance</w:t>
      </w:r>
      <w:r w:rsidR="002E1283">
        <w:rPr>
          <w:rFonts w:eastAsiaTheme="minorEastAsia"/>
        </w:rPr>
        <w:t xml:space="preserve"> that </w:t>
      </w:r>
      <w:r w:rsidR="002E1283" w:rsidRPr="00734C8A">
        <w:rPr>
          <w:rFonts w:eastAsiaTheme="minorEastAsia"/>
        </w:rPr>
        <w:t xml:space="preserve">ensure the </w:t>
      </w:r>
      <w:commentRangeStart w:id="130"/>
      <w:r w:rsidR="002E1283" w:rsidRPr="00734C8A">
        <w:rPr>
          <w:rFonts w:eastAsiaTheme="minorEastAsia"/>
        </w:rPr>
        <w:t xml:space="preserve">vehicle </w:t>
      </w:r>
      <w:commentRangeEnd w:id="130"/>
      <w:r w:rsidR="00F47C89">
        <w:rPr>
          <w:rStyle w:val="CommentReference"/>
          <w:rFonts w:eastAsia="等线"/>
          <w:spacing w:val="0"/>
        </w:rPr>
        <w:commentReference w:id="130"/>
      </w:r>
      <w:r w:rsidR="002E1283" w:rsidRPr="00734C8A">
        <w:rPr>
          <w:rFonts w:eastAsiaTheme="minorEastAsia"/>
        </w:rPr>
        <w:t>has sufficient time to take action for upcoming hazardous situations</w:t>
      </w:r>
      <w:r w:rsidR="00887C87">
        <w:rPr>
          <w:rFonts w:eastAsiaTheme="minorEastAsia"/>
        </w:rPr>
        <w:t>.</w:t>
      </w:r>
    </w:p>
    <w:p w14:paraId="3A49442C" w14:textId="46C58A68"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ins w:id="131" w:author="Microsoft Office User" w:date="2021-04-15T11:35:00Z">
        <w:r w:rsidR="00870369">
          <w:rPr>
            <w:lang w:eastAsia="zh-CN"/>
          </w:rPr>
          <w:t xml:space="preserve"> and road geometry</w:t>
        </w:r>
      </w:ins>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del w:id="132" w:author="Microsoft Office User" w:date="2021-04-15T11:35:00Z">
        <w:r w:rsidR="00712722" w:rsidDel="00870369">
          <w:delText>show</w:delText>
        </w:r>
        <w:r w:rsidR="00283491" w:rsidDel="00870369">
          <w:delText>s</w:delText>
        </w:r>
        <w:r w:rsidR="00712722" w:rsidDel="00870369">
          <w:delText xml:space="preserve"> an</w:delText>
        </w:r>
      </w:del>
      <w:ins w:id="133" w:author="Microsoft Office User" w:date="2021-04-15T11:35:00Z">
        <w:r w:rsidR="00870369">
          <w:t>demonstrates the approach with an</w:t>
        </w:r>
      </w:ins>
      <w:r w:rsidR="00712722">
        <w:t xml:space="preserve"> application cas</w:t>
      </w:r>
      <w:r w:rsidR="00E8774D">
        <w:t>e</w:t>
      </w:r>
      <w:r w:rsidR="00712722">
        <w:t>.</w:t>
      </w:r>
      <w:r w:rsidR="00712722" w:rsidRPr="00D930D2">
        <w:t xml:space="preserve"> </w:t>
      </w:r>
      <w:r w:rsidRPr="00D930D2">
        <w:t xml:space="preserve">Finally, </w:t>
      </w:r>
      <w:del w:id="134" w:author="Microsoft Office User" w:date="2021-04-15T11:36:00Z">
        <w:r w:rsidRPr="00D930D2" w:rsidDel="00870369">
          <w:delText>section</w:delText>
        </w:r>
        <w:r w:rsidR="009235E8" w:rsidDel="00870369">
          <w:delText xml:space="preserve"> </w:delText>
        </w:r>
      </w:del>
      <w:ins w:id="135" w:author="Microsoft Office User" w:date="2021-04-15T11:36:00Z">
        <w:r w:rsidR="00870369">
          <w:t>S</w:t>
        </w:r>
        <w:r w:rsidR="00870369" w:rsidRPr="00D930D2">
          <w:t>ection</w:t>
        </w:r>
        <w:r w:rsidR="00870369">
          <w:t xml:space="preserve"> </w:t>
        </w:r>
      </w:ins>
      <w:r w:rsidR="009235E8">
        <w:t>V</w:t>
      </w:r>
      <w:r w:rsidRPr="00D930D2">
        <w:t xml:space="preserve"> summarizes the main results of the work</w:t>
      </w:r>
      <w:r w:rsidR="009235E8">
        <w:t xml:space="preserve"> and anticipated future work</w:t>
      </w:r>
      <w:r w:rsidRPr="00D930D2">
        <w:t>.</w:t>
      </w:r>
    </w:p>
    <w:p w14:paraId="1EC80B18" w14:textId="77777777" w:rsidR="00C2692F" w:rsidRDefault="00012409" w:rsidP="00C2692F">
      <w:pPr>
        <w:pStyle w:val="Heading1"/>
        <w:spacing w:before="120" w:after="120"/>
      </w:pPr>
      <w:bookmarkStart w:id="136" w:name="_Ref69134260"/>
      <w:r w:rsidRPr="00012409">
        <w:t>Vehicle Longitudina</w:t>
      </w:r>
      <w:r>
        <w:t>l Velocity Planning</w:t>
      </w:r>
      <w:r w:rsidR="007B1371">
        <w:t xml:space="preserve"> Given</w:t>
      </w:r>
      <w:r w:rsidR="002D78CB">
        <w:t xml:space="preserve"> a</w:t>
      </w:r>
      <w:r w:rsidR="007B1371">
        <w:t xml:space="preserve"> Reference Path</w:t>
      </w:r>
      <w:bookmarkEnd w:id="136"/>
    </w:p>
    <w:p w14:paraId="7B5E4FFD" w14:textId="401E5035" w:rsidR="005E32C3" w:rsidRDefault="002D78CB" w:rsidP="00C2692F">
      <w:pPr>
        <w:pStyle w:val="BodyText"/>
      </w:pPr>
      <w:r>
        <w:t>This section presents</w:t>
      </w:r>
      <w:r w:rsidR="0023503F">
        <w:t xml:space="preserve"> the generation of</w:t>
      </w:r>
      <w:ins w:id="137" w:author="Microsoft Office User" w:date="2021-04-15T11:36:00Z">
        <w:r w:rsidR="00870369">
          <w:t xml:space="preserve"> a</w:t>
        </w:r>
      </w:ins>
      <w:r w:rsidR="0023503F">
        <w:t xml:space="preserve"> </w:t>
      </w:r>
      <w:r w:rsidR="00F3741D">
        <w:t>limit</w:t>
      </w:r>
      <w:r w:rsidR="0023503F">
        <w:t xml:space="preserve"> speed profile which</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 xml:space="preserve">. </w:t>
      </w:r>
      <w:del w:id="138" w:author="Microsoft Office User" w:date="2021-04-15T11:39:00Z">
        <w:r w:rsidR="00032E9B" w:rsidDel="00870369">
          <w:delText>At first</w:delText>
        </w:r>
      </w:del>
      <w:ins w:id="139" w:author="Microsoft Office User" w:date="2021-04-15T11:39:00Z">
        <w:r w:rsidR="00870369">
          <w:t xml:space="preserve">The section begins </w:t>
        </w:r>
      </w:ins>
      <w:ins w:id="140" w:author="Microsoft Office User" w:date="2021-04-15T11:40:00Z">
        <w:r w:rsidR="00870369">
          <w:t>by deriving</w:t>
        </w:r>
      </w:ins>
      <w:del w:id="141" w:author="Microsoft Office User" w:date="2021-04-15T11:39:00Z">
        <w:r w:rsidR="00032E9B" w:rsidDel="00870369">
          <w:delText>,</w:delText>
        </w:r>
      </w:del>
      <w:r w:rsidR="00032E9B">
        <w:t xml:space="preserve"> </w:t>
      </w:r>
      <w:r w:rsidR="00F3741D">
        <w:t xml:space="preserve">the </w:t>
      </w:r>
      <w:ins w:id="142" w:author="Microsoft Office User" w:date="2021-04-15T11:40:00Z">
        <w:r w:rsidR="006B3831">
          <w:t>c</w:t>
        </w:r>
      </w:ins>
      <w:ins w:id="143" w:author="Microsoft Office User" w:date="2021-04-15T11:41:00Z">
        <w:r w:rsidR="006B3831">
          <w:t>onstraints</w:t>
        </w:r>
      </w:ins>
      <w:ins w:id="144" w:author="Microsoft Office User" w:date="2021-04-15T11:40:00Z">
        <w:r w:rsidR="00870369">
          <w:t xml:space="preserve"> of </w:t>
        </w:r>
        <w:r w:rsidR="006B3831">
          <w:t xml:space="preserve">driving on the friction circle by controlling the </w:t>
        </w:r>
      </w:ins>
      <w:r w:rsidR="00733DB8">
        <w:t xml:space="preserve">vehicle </w:t>
      </w:r>
      <w:r w:rsidR="00F3741D">
        <w:t xml:space="preserve">longitudinal </w:t>
      </w:r>
      <w:ins w:id="145" w:author="Microsoft Office User" w:date="2021-04-15T11:40:00Z">
        <w:r w:rsidR="006B3831">
          <w:t>dynamics</w:t>
        </w:r>
      </w:ins>
      <w:del w:id="146" w:author="Microsoft Office User" w:date="2021-04-15T11:40:00Z">
        <w:r w:rsidR="00F3741D" w:rsidDel="006B3831">
          <w:delText>dynamic driving on the friction circle</w:delText>
        </w:r>
      </w:del>
      <w:del w:id="147" w:author="Microsoft Office User" w:date="2021-04-15T11:39:00Z">
        <w:r w:rsidR="00F3741D" w:rsidDel="00870369">
          <w:delText xml:space="preserve"> is derived</w:delText>
        </w:r>
      </w:del>
      <w:r w:rsidR="00F3741D">
        <w:t xml:space="preserve">, and then </w:t>
      </w:r>
      <w:del w:id="148" w:author="Microsoft Office User" w:date="2021-04-15T11:37:00Z">
        <w:r w:rsidR="00F3741D" w:rsidDel="00870369">
          <w:delText>introduce</w:delText>
        </w:r>
        <w:r w:rsidR="00F3741D" w:rsidRPr="007A5A56" w:rsidDel="00870369">
          <w:delText xml:space="preserve"> the</w:delText>
        </w:r>
      </w:del>
      <w:ins w:id="149" w:author="Microsoft Office User" w:date="2021-04-15T11:38:00Z">
        <w:r w:rsidR="00870369">
          <w:t>introduces an approach</w:t>
        </w:r>
      </w:ins>
      <w:del w:id="150" w:author="Microsoft Office User" w:date="2021-04-15T11:38:00Z">
        <w:r w:rsidR="0023503F" w:rsidRPr="007A5A56" w:rsidDel="00870369">
          <w:delText xml:space="preserve"> </w:delText>
        </w:r>
        <w:r w:rsidR="00032E9B" w:rsidRPr="007A5A56" w:rsidDel="00870369">
          <w:delText xml:space="preserve">approach </w:delText>
        </w:r>
      </w:del>
      <w:ins w:id="151" w:author="Microsoft Office User" w:date="2021-04-15T11:37:00Z">
        <w:r w:rsidR="00870369">
          <w:t xml:space="preserve"> </w:t>
        </w:r>
      </w:ins>
      <w:r w:rsidR="00032E9B" w:rsidRPr="007A5A56">
        <w:t xml:space="preserve">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commentRangeStart w:id="152"/>
      <w:r w:rsidR="00F3741D" w:rsidRPr="007A5A56">
        <w:t>Finally</w:t>
      </w:r>
      <w:r w:rsidR="00EB6F93" w:rsidRPr="007A5A56">
        <w:t>,</w:t>
      </w:r>
      <w:r w:rsidR="000E70C3" w:rsidRPr="007A5A56">
        <w:t xml:space="preserve"> </w:t>
      </w:r>
      <w:del w:id="153" w:author="Microsoft Office User" w:date="2021-04-15T11:37:00Z">
        <w:r w:rsidR="000014BD" w:rsidRPr="007A5A56" w:rsidDel="00870369">
          <w:delText>s</w:delText>
        </w:r>
        <w:r w:rsidR="000014BD" w:rsidDel="00870369">
          <w:delText xml:space="preserve">how </w:delText>
        </w:r>
      </w:del>
      <w:r w:rsidR="000014BD">
        <w:t>the</w:t>
      </w:r>
      <w:r w:rsidR="000E70C3">
        <w:t xml:space="preserve"> </w:t>
      </w:r>
      <w:ins w:id="154" w:author="Microsoft Office User" w:date="2021-04-15T11:41:00Z">
        <w:r w:rsidR="006B3831">
          <w:t xml:space="preserve">section concludes with the </w:t>
        </w:r>
      </w:ins>
      <w:r w:rsidR="000E70C3">
        <w:t>detail</w:t>
      </w:r>
      <w:del w:id="155" w:author="Microsoft Office User" w:date="2021-04-15T11:41:00Z">
        <w:r w:rsidR="000E70C3" w:rsidDel="006B3831">
          <w:delText>ed</w:delText>
        </w:r>
      </w:del>
      <w:ins w:id="156" w:author="Microsoft Office User" w:date="2021-04-15T11:41:00Z">
        <w:r w:rsidR="006B3831">
          <w:t>s of the</w:t>
        </w:r>
      </w:ins>
      <w:r w:rsidR="000E70C3">
        <w:t xml:space="preserve"> velocity planning method</w:t>
      </w:r>
      <w:r w:rsidR="00191B3D">
        <w:t>.</w:t>
      </w:r>
      <w:r w:rsidR="00474278">
        <w:t xml:space="preserve"> </w:t>
      </w:r>
      <w:commentRangeEnd w:id="152"/>
      <w:r w:rsidR="006B3831">
        <w:rPr>
          <w:rStyle w:val="CommentReference"/>
          <w:rFonts w:eastAsia="等线"/>
          <w:spacing w:val="0"/>
        </w:rPr>
        <w:commentReference w:id="152"/>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46D5FE97"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w:t>
      </w:r>
      <w:del w:id="157" w:author="Microsoft Office User" w:date="2021-04-15T11:41:00Z">
        <w:r w:rsidR="005479F0" w:rsidDel="006B3831">
          <w:rPr>
            <w:lang w:eastAsia="zh-CN"/>
          </w:rPr>
          <w:delText>s</w:delText>
        </w:r>
      </w:del>
      <w:r w:rsidR="005479F0">
        <w:rPr>
          <w:lang w:eastAsia="zh-CN"/>
        </w:rPr>
        <w:t xml:space="preserve"> single track model shown in </w:t>
      </w:r>
      <w:r w:rsidR="005479F0" w:rsidRPr="00F444A0">
        <w:rPr>
          <w:highlight w:val="yellow"/>
          <w:lang w:eastAsia="zh-CN"/>
        </w:rPr>
        <w:t>Fig. 2</w:t>
      </w:r>
      <w:r w:rsidR="005479F0">
        <w:rPr>
          <w:lang w:eastAsia="zh-CN"/>
        </w:rPr>
        <w:t xml:space="preserve"> are: </w:t>
      </w:r>
    </w:p>
    <w:p w14:paraId="7C965BDB" w14:textId="75B8AC1F" w:rsidR="00F444A0" w:rsidRDefault="00C962D6" w:rsidP="00C962D6">
      <w:pPr>
        <w:pStyle w:val="MTDisplayEquation"/>
      </w:pPr>
      <w:r>
        <w:tab/>
      </w:r>
      <w:r w:rsidR="00EF1EF1" w:rsidRPr="00C962D6">
        <w:rPr>
          <w:noProof/>
          <w:position w:val="-20"/>
        </w:rPr>
        <w:object w:dxaOrig="3960" w:dyaOrig="560" w14:anchorId="3AA3D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91.8pt;height:26.85pt;mso-width-percent:0;mso-height-percent:0;mso-width-percent:0;mso-height-percent:0" o:ole="">
            <v:imagedata r:id="rId12" o:title=""/>
          </v:shape>
          <o:OLEObject Type="Embed" ProgID="Equation.DSMT4" ShapeID="_x0000_i1025" DrawAspect="Content" ObjectID="_1680299287"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8" w:name="ZEqnNum912041"/>
      <w:r>
        <w:instrText>(</w:instrText>
      </w:r>
      <w:r w:rsidR="00FA68A2">
        <w:fldChar w:fldCharType="begin"/>
      </w:r>
      <w:r w:rsidR="00FA68A2">
        <w:instrText xml:space="preserve"> SEQ MTEqn \c \* Arabic \* MERGEFORMAT </w:instrText>
      </w:r>
      <w:r w:rsidR="00FA68A2">
        <w:fldChar w:fldCharType="separate"/>
      </w:r>
      <w:r w:rsidR="00F06767">
        <w:rPr>
          <w:noProof/>
        </w:rPr>
        <w:instrText>1</w:instrText>
      </w:r>
      <w:r w:rsidR="00FA68A2">
        <w:rPr>
          <w:noProof/>
        </w:rPr>
        <w:fldChar w:fldCharType="end"/>
      </w:r>
      <w:r>
        <w:instrText>)</w:instrText>
      </w:r>
      <w:bookmarkEnd w:id="158"/>
      <w:r>
        <w:fldChar w:fldCharType="end"/>
      </w:r>
    </w:p>
    <w:p w14:paraId="2F4EEE79" w14:textId="101E74B7" w:rsidR="00C962D6" w:rsidRDefault="00C962D6" w:rsidP="00C962D6">
      <w:pPr>
        <w:pStyle w:val="MTDisplayEquation"/>
      </w:pPr>
      <w:r>
        <w:tab/>
      </w:r>
      <w:r w:rsidR="00EF1EF1" w:rsidRPr="00C962D6">
        <w:rPr>
          <w:noProof/>
          <w:position w:val="-20"/>
        </w:rPr>
        <w:object w:dxaOrig="3180" w:dyaOrig="560" w14:anchorId="5CA6D4B9">
          <v:shape id="_x0000_i1026" type="#_x0000_t75" alt="" style="width:159.6pt;height:27.95pt;mso-width-percent:0;mso-height-percent:0;mso-width-percent:0;mso-height-percent:0" o:ole="">
            <v:imagedata r:id="rId14" o:title=""/>
          </v:shape>
          <o:OLEObject Type="Embed" ProgID="Equation.DSMT4" ShapeID="_x0000_i1026" DrawAspect="Content" ObjectID="_1680299288"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9" w:name="ZEqnNum600628"/>
      <w:r>
        <w:instrText>(</w:instrText>
      </w:r>
      <w:r w:rsidR="00FA68A2">
        <w:fldChar w:fldCharType="begin"/>
      </w:r>
      <w:r w:rsidR="00FA68A2">
        <w:instrText xml:space="preserve"> SEQ MTEqn \c \* Arabic \* MERGEFORMAT </w:instrText>
      </w:r>
      <w:r w:rsidR="00FA68A2">
        <w:fldChar w:fldCharType="separate"/>
      </w:r>
      <w:r w:rsidR="00F06767">
        <w:rPr>
          <w:noProof/>
        </w:rPr>
        <w:instrText>2</w:instrText>
      </w:r>
      <w:r w:rsidR="00FA68A2">
        <w:rPr>
          <w:noProof/>
        </w:rPr>
        <w:fldChar w:fldCharType="end"/>
      </w:r>
      <w:r>
        <w:instrText>)</w:instrText>
      </w:r>
      <w:bookmarkEnd w:id="159"/>
      <w:r>
        <w:fldChar w:fldCharType="end"/>
      </w:r>
    </w:p>
    <w:p w14:paraId="021F7300" w14:textId="148DA240" w:rsidR="00CB7E8B" w:rsidRDefault="00CB7E8B" w:rsidP="00CB7E8B">
      <w:pPr>
        <w:pStyle w:val="MTDisplayEquation"/>
      </w:pPr>
      <w:r>
        <w:tab/>
      </w:r>
      <w:r w:rsidR="00EF1EF1" w:rsidRPr="00CB7E8B">
        <w:rPr>
          <w:noProof/>
          <w:position w:val="-26"/>
        </w:rPr>
        <w:object w:dxaOrig="2900" w:dyaOrig="620" w14:anchorId="3737C199">
          <v:shape id="_x0000_i1027" type="#_x0000_t75" alt="" style="width:145.6pt;height:30.65pt;mso-width-percent:0;mso-height-percent:0;mso-width-percent:0;mso-height-percent:0" o:ole="">
            <v:imagedata r:id="rId16" o:title=""/>
          </v:shape>
          <o:OLEObject Type="Embed" ProgID="Equation.DSMT4" ShapeID="_x0000_i1027" DrawAspect="Content" ObjectID="_1680299289"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0" w:name="ZEqnNum761691"/>
      <w:r>
        <w:instrText>(</w:instrText>
      </w:r>
      <w:r w:rsidR="00FA68A2">
        <w:fldChar w:fldCharType="begin"/>
      </w:r>
      <w:r w:rsidR="00FA68A2">
        <w:instrText xml:space="preserve"> SEQ MTEqn \c \* Arabic \* MERGEFORMAT </w:instrText>
      </w:r>
      <w:r w:rsidR="00FA68A2">
        <w:fldChar w:fldCharType="separate"/>
      </w:r>
      <w:r w:rsidR="00F06767">
        <w:rPr>
          <w:noProof/>
        </w:rPr>
        <w:instrText>3</w:instrText>
      </w:r>
      <w:r w:rsidR="00FA68A2">
        <w:rPr>
          <w:noProof/>
        </w:rPr>
        <w:fldChar w:fldCharType="end"/>
      </w:r>
      <w:r>
        <w:instrText>)</w:instrText>
      </w:r>
      <w:bookmarkEnd w:id="160"/>
      <w:r>
        <w:fldChar w:fldCharType="end"/>
      </w:r>
    </w:p>
    <w:p w14:paraId="0B8B6EB7" w14:textId="7A2E1D4F" w:rsidR="00CB7E8B" w:rsidRDefault="00CB7E8B" w:rsidP="00440D95">
      <w:pPr>
        <w:jc w:val="both"/>
        <w:rPr>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5528BC" w:rsidRPr="005528BC">
        <w:rPr>
          <w:i/>
          <w:iCs/>
          <w:lang w:eastAsia="zh-CN"/>
        </w:rPr>
        <w:t>V</w:t>
      </w:r>
      <w:r w:rsidR="005528BC" w:rsidRPr="005528BC">
        <w:rPr>
          <w:i/>
          <w:iCs/>
          <w:vertAlign w:val="subscript"/>
          <w:lang w:eastAsia="zh-CN"/>
        </w:rPr>
        <w:t>y</w:t>
      </w:r>
      <w:proofErr w:type="spellEnd"/>
      <w:r w:rsidR="005528BC" w:rsidRPr="005528BC">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ins w:id="161" w:author="Microsoft Office User" w:date="2021-04-15T11:42:00Z">
        <w:r w:rsidR="006B3831">
          <w:rPr>
            <w:lang w:eastAsia="zh-CN"/>
          </w:rPr>
          <w:t>,</w:t>
        </w:r>
      </w:ins>
      <w:del w:id="162" w:author="Microsoft Office User" w:date="2021-04-15T11:42:00Z">
        <w:r w:rsidR="005528BC" w:rsidRPr="00C734FF" w:rsidDel="006B3831">
          <w:rPr>
            <w:lang w:eastAsia="zh-CN"/>
          </w:rPr>
          <w:delText>.</w:delText>
        </w:r>
      </w:del>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 xml:space="preserve">the </w:t>
      </w:r>
      <w:commentRangeStart w:id="163"/>
      <w:r w:rsidR="005025A1">
        <w:rPr>
          <w:lang w:eastAsia="zh-CN"/>
        </w:rPr>
        <w:t>vehicle</w:t>
      </w:r>
      <w:commentRangeEnd w:id="163"/>
      <w:r w:rsidR="006B3831">
        <w:rPr>
          <w:rStyle w:val="CommentReference"/>
        </w:rPr>
        <w:commentReference w:id="163"/>
      </w:r>
      <w:del w:id="164" w:author="Microsoft Office User" w:date="2021-04-15T11:42:00Z">
        <w:r w:rsidR="005025A1" w:rsidDel="006B3831">
          <w:rPr>
            <w:lang w:eastAsia="zh-CN"/>
          </w:rPr>
          <w:delText>’s</w:delText>
        </w:r>
      </w:del>
      <w:r w:rsidR="005025A1">
        <w:rPr>
          <w:lang w:eastAsia="zh-CN"/>
        </w:rPr>
        <w:t xml:space="preserv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6B3831">
        <w:rPr>
          <w:i/>
          <w:lang w:eastAsia="zh-CN"/>
          <w:rPrChange w:id="165" w:author="Microsoft Office User" w:date="2021-04-15T11:43:00Z">
            <w:rPr>
              <w:lang w:eastAsia="zh-CN"/>
            </w:rPr>
          </w:rPrChange>
        </w:rPr>
        <w:t>a</w:t>
      </w:r>
      <w:r w:rsidR="005528BC" w:rsidRPr="002E409D">
        <w:rPr>
          <w:lang w:eastAsia="zh-CN"/>
        </w:rPr>
        <w:t xml:space="preserve"> </w:t>
      </w:r>
      <w:r w:rsidR="005528BC">
        <w:rPr>
          <w:lang w:eastAsia="zh-CN"/>
        </w:rPr>
        <w:t xml:space="preserve">and </w:t>
      </w:r>
      <w:r w:rsidR="005528BC" w:rsidRPr="006B3831">
        <w:rPr>
          <w:i/>
          <w:lang w:eastAsia="zh-CN"/>
          <w:rPrChange w:id="166" w:author="Microsoft Office User" w:date="2021-04-15T11:43:00Z">
            <w:rPr>
              <w:lang w:eastAsia="zh-CN"/>
            </w:rPr>
          </w:rPrChange>
        </w:rPr>
        <w:t>b</w:t>
      </w:r>
      <w:ins w:id="167" w:author="Microsoft Office User" w:date="2021-04-15T11:43:00Z">
        <w:r w:rsidR="006B3831">
          <w:rPr>
            <w:i/>
            <w:lang w:eastAsia="zh-CN"/>
          </w:rPr>
          <w:t>,</w:t>
        </w:r>
      </w:ins>
      <w:r w:rsidR="005528BC">
        <w:rPr>
          <w:lang w:eastAsia="zh-CN"/>
        </w:rPr>
        <w:t xml:space="preserve"> </w:t>
      </w:r>
      <w:r w:rsidR="005025A1">
        <w:rPr>
          <w:lang w:eastAsia="zh-CN"/>
        </w:rPr>
        <w:t>the distance</w:t>
      </w:r>
      <w:ins w:id="168" w:author="Microsoft Office User" w:date="2021-04-15T11:43:00Z">
        <w:r w:rsidR="006B3831">
          <w:rPr>
            <w:lang w:eastAsia="zh-CN"/>
          </w:rPr>
          <w:t>s</w:t>
        </w:r>
      </w:ins>
      <w:r w:rsidR="005025A1">
        <w:rPr>
          <w:lang w:eastAsia="zh-CN"/>
        </w:rPr>
        <w:t xml:space="preserve"> from </w:t>
      </w:r>
      <w:r w:rsidR="000D18D9">
        <w:rPr>
          <w:lang w:eastAsia="zh-CN"/>
        </w:rPr>
        <w:t xml:space="preserve">the </w:t>
      </w:r>
      <w:r w:rsidR="005025A1">
        <w:rPr>
          <w:lang w:eastAsia="zh-CN"/>
        </w:rPr>
        <w:t>vehicle</w:t>
      </w:r>
      <w:del w:id="169" w:author="Microsoft Office User" w:date="2021-04-15T11:43:00Z">
        <w:r w:rsidR="005025A1" w:rsidDel="006B3831">
          <w:rPr>
            <w:lang w:eastAsia="zh-CN"/>
          </w:rPr>
          <w:delText>’s</w:delText>
        </w:r>
      </w:del>
      <w:r w:rsidR="005025A1">
        <w:rPr>
          <w:lang w:eastAsia="zh-CN"/>
        </w:rPr>
        <w:t xml:space="preserve"> center of gravity to the </w:t>
      </w:r>
      <w:r w:rsidR="000D18D9">
        <w:rPr>
          <w:lang w:eastAsia="zh-CN"/>
        </w:rPr>
        <w:t>front and rear axle</w:t>
      </w:r>
      <w:ins w:id="170" w:author="Microsoft Office User" w:date="2021-04-15T11:43:00Z">
        <w:r w:rsidR="006B3831">
          <w:rPr>
            <w:lang w:eastAsia="zh-CN"/>
          </w:rPr>
          <w:t>s,</w:t>
        </w:r>
      </w:ins>
      <w:r w:rsidR="000D18D9">
        <w:rPr>
          <w:lang w:eastAsia="zh-CN"/>
        </w:rPr>
        <w:t xml:space="preserve"> respectively. </w:t>
      </w:r>
      <w:r w:rsidR="00500D2E">
        <w:rPr>
          <w:lang w:eastAsia="zh-CN"/>
        </w:rPr>
        <w:t xml:space="preserve">Forces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xr</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 xml:space="preserve">are </w:t>
      </w:r>
      <w:r w:rsidR="00C65055">
        <w:rPr>
          <w:lang w:eastAsia="zh-CN"/>
        </w:rPr>
        <w:t xml:space="preserve">the </w:t>
      </w:r>
      <w:ins w:id="171" w:author="Microsoft Office User" w:date="2021-04-15T11:44:00Z">
        <w:r w:rsidR="006B3831">
          <w:rPr>
            <w:lang w:eastAsia="zh-CN"/>
          </w:rPr>
          <w:t xml:space="preserve">longitudinal and lateral </w:t>
        </w:r>
      </w:ins>
      <w:r w:rsidR="00500D2E">
        <w:rPr>
          <w:lang w:eastAsia="zh-CN"/>
        </w:rPr>
        <w:t>forces acting on</w:t>
      </w:r>
      <w:r w:rsidR="005C2E43">
        <w:rPr>
          <w:lang w:eastAsia="zh-CN"/>
        </w:rPr>
        <w:t xml:space="preserve"> the</w:t>
      </w:r>
      <w:r w:rsidR="00500D2E">
        <w:rPr>
          <w:lang w:eastAsia="zh-CN"/>
        </w:rPr>
        <w:t xml:space="preserve"> </w:t>
      </w:r>
      <w:r w:rsidR="00C65055">
        <w:rPr>
          <w:lang w:eastAsia="zh-CN"/>
        </w:rPr>
        <w:t>fr</w:t>
      </w:r>
      <w:r w:rsidR="005C2E43">
        <w:rPr>
          <w:lang w:eastAsia="zh-CN"/>
        </w:rPr>
        <w:t>o</w:t>
      </w:r>
      <w:r w:rsidR="00C65055">
        <w:rPr>
          <w:lang w:eastAsia="zh-CN"/>
        </w:rPr>
        <w:t xml:space="preserve">nt and rear </w:t>
      </w:r>
      <w:r w:rsidR="00500D2E">
        <w:rPr>
          <w:lang w:eastAsia="zh-CN"/>
        </w:rPr>
        <w:t>tires</w:t>
      </w:r>
      <w:r w:rsidR="00943832">
        <w:rPr>
          <w:lang w:eastAsia="zh-CN"/>
        </w:rPr>
        <w:t>.</w:t>
      </w:r>
      <w:r w:rsidR="00500D2E">
        <w:rPr>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EA3036" w:rsidRDefault="00EA3036"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901315" cy="923925"/>
                                          </a:xfrm>
                                          <a:prstGeom prst="rect">
                                            <a:avLst/>
                                          </a:prstGeom>
                                        </pic:spPr>
                                      </pic:pic>
                                    </a:graphicData>
                                  </a:graphic>
                                </wp:inline>
                              </w:drawing>
                            </w:r>
                          </w:p>
                          <w:p w14:paraId="659B36B2" w14:textId="1A94B4B5" w:rsidR="00EA3036" w:rsidRDefault="00EA3036" w:rsidP="00D975ED">
                            <w:pPr>
                              <w:pStyle w:val="figurecaption"/>
                              <w:numPr>
                                <w:ilvl w:val="0"/>
                                <w:numId w:val="0"/>
                              </w:numPr>
                              <w:jc w:val="both"/>
                            </w:pPr>
                            <w:r>
                              <w:t>Figure 2. Planar single-t</w:t>
                            </w:r>
                            <w:ins w:id="172" w:author="Microsoft Office User" w:date="2021-04-15T11:41:00Z">
                              <w:r w:rsidR="006B3831">
                                <w:t>r</w:t>
                              </w:r>
                            </w:ins>
                            <w:r>
                              <w:t>ack vehicle chasis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EA3036" w:rsidRDefault="00EA3036"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901315" cy="923925"/>
                                    </a:xfrm>
                                    <a:prstGeom prst="rect">
                                      <a:avLst/>
                                    </a:prstGeom>
                                  </pic:spPr>
                                </pic:pic>
                              </a:graphicData>
                            </a:graphic>
                          </wp:inline>
                        </w:drawing>
                      </w:r>
                    </w:p>
                    <w:p w14:paraId="659B36B2" w14:textId="1A94B4B5" w:rsidR="00EA3036" w:rsidRDefault="00EA3036" w:rsidP="00D975ED">
                      <w:pPr>
                        <w:pStyle w:val="figurecaption"/>
                        <w:numPr>
                          <w:ilvl w:val="0"/>
                          <w:numId w:val="0"/>
                        </w:numPr>
                        <w:jc w:val="both"/>
                      </w:pPr>
                      <w:r>
                        <w:t>Figure 2. Planar single-t</w:t>
                      </w:r>
                      <w:ins w:id="173" w:author="Microsoft Office User" w:date="2021-04-15T11:41:00Z">
                        <w:r w:rsidR="006B3831">
                          <w:t>r</w:t>
                        </w:r>
                      </w:ins>
                      <w:r>
                        <w:t>ack vehicle chasis model</w:t>
                      </w:r>
                    </w:p>
                  </w:txbxContent>
                </v:textbox>
                <w10:anchorlock/>
              </v:shape>
            </w:pict>
          </mc:Fallback>
        </mc:AlternateContent>
      </w:r>
    </w:p>
    <w:p w14:paraId="2FC8DC83" w14:textId="6D9D3212" w:rsidR="00260F36" w:rsidRDefault="00A711F1" w:rsidP="00260F36">
      <w:pPr>
        <w:pStyle w:val="BodyText"/>
        <w:rPr>
          <w:lang w:eastAsia="zh-CN"/>
        </w:rPr>
      </w:pPr>
      <w:r>
        <w:rPr>
          <w:lang w:eastAsia="zh-CN"/>
        </w:rPr>
        <w:t xml:space="preserve">The </w:t>
      </w:r>
      <w:ins w:id="174" w:author="Microsoft Office User" w:date="2021-04-15T11:44:00Z">
        <w:r w:rsidR="006B3831">
          <w:rPr>
            <w:lang w:eastAsia="zh-CN"/>
          </w:rPr>
          <w:t xml:space="preserve">maximum </w:t>
        </w:r>
      </w:ins>
      <w:r>
        <w:rPr>
          <w:lang w:eastAsia="zh-CN"/>
        </w:rPr>
        <w:t xml:space="preserve">available longitudinal force </w:t>
      </w:r>
      <w:proofErr w:type="spellStart"/>
      <w:r w:rsidR="00E50E53" w:rsidRPr="00E50E53">
        <w:rPr>
          <w:i/>
          <w:iCs/>
          <w:lang w:eastAsia="zh-CN"/>
        </w:rPr>
        <w:t>F</w:t>
      </w:r>
      <w:r w:rsidR="00E50E53" w:rsidRPr="00E50E53">
        <w:rPr>
          <w:i/>
          <w:iCs/>
          <w:vertAlign w:val="subscript"/>
          <w:lang w:eastAsia="zh-CN"/>
        </w:rPr>
        <w:t>x</w:t>
      </w:r>
      <w:proofErr w:type="spellEnd"/>
      <w:r w:rsidR="00E50E53">
        <w:rPr>
          <w:lang w:eastAsia="zh-CN"/>
        </w:rPr>
        <w:t xml:space="preserve"> </w:t>
      </w:r>
      <w:r>
        <w:rPr>
          <w:lang w:eastAsia="zh-CN"/>
        </w:rPr>
        <w:t xml:space="preserve">and lateral force </w:t>
      </w:r>
      <w:proofErr w:type="spellStart"/>
      <w:r w:rsidR="00E50E53" w:rsidRPr="00E50E53">
        <w:rPr>
          <w:i/>
          <w:iCs/>
          <w:lang w:eastAsia="zh-CN"/>
        </w:rPr>
        <w:t>F</w:t>
      </w:r>
      <w:r w:rsidR="00E50E53" w:rsidRPr="00E50E53">
        <w:rPr>
          <w:i/>
          <w:iCs/>
          <w:vertAlign w:val="subscript"/>
          <w:lang w:eastAsia="zh-CN"/>
        </w:rPr>
        <w:t>y</w:t>
      </w:r>
      <w:proofErr w:type="spellEnd"/>
      <w:r w:rsidR="00E50E53">
        <w:rPr>
          <w:lang w:eastAsia="zh-CN"/>
        </w:rPr>
        <w:t xml:space="preserve"> </w:t>
      </w:r>
      <w:r>
        <w:rPr>
          <w:lang w:eastAsia="zh-CN"/>
        </w:rPr>
        <w:t xml:space="preserve">at each tire is constrained by </w:t>
      </w:r>
      <w:ins w:id="175" w:author="Microsoft Office User" w:date="2021-04-15T11:45:00Z">
        <w:r w:rsidR="006B3831">
          <w:rPr>
            <w:lang w:eastAsia="zh-CN"/>
          </w:rPr>
          <w:t xml:space="preserve">a circular </w:t>
        </w:r>
      </w:ins>
      <w:r>
        <w:rPr>
          <w:lang w:eastAsia="zh-CN"/>
        </w:rPr>
        <w:t xml:space="preserve">friction </w:t>
      </w:r>
      <w:del w:id="176" w:author="Microsoft Office User" w:date="2021-04-15T11:45:00Z">
        <w:r w:rsidDel="006B3831">
          <w:rPr>
            <w:lang w:eastAsia="zh-CN"/>
          </w:rPr>
          <w:delText>circle</w:delText>
        </w:r>
      </w:del>
      <w:ins w:id="177" w:author="Microsoft Office User" w:date="2021-04-15T11:45:00Z">
        <w:r w:rsidR="006B3831">
          <w:rPr>
            <w:lang w:eastAsia="zh-CN"/>
          </w:rPr>
          <w:t>constraint</w:t>
        </w:r>
      </w:ins>
      <w:r>
        <w:rPr>
          <w:lang w:eastAsia="zh-CN"/>
        </w:rPr>
        <w:t>:</w:t>
      </w:r>
    </w:p>
    <w:p w14:paraId="47C0487C" w14:textId="6E89DEA3" w:rsidR="00A711F1" w:rsidRDefault="00D02870" w:rsidP="00D02870">
      <w:pPr>
        <w:pStyle w:val="MTDisplayEquation"/>
      </w:pPr>
      <w:r>
        <w:tab/>
      </w:r>
      <w:commentRangeStart w:id="178"/>
      <w:r w:rsidR="00EF1EF1" w:rsidRPr="00C36435">
        <w:rPr>
          <w:noProof/>
          <w:position w:val="-12"/>
        </w:rPr>
        <w:object w:dxaOrig="2260" w:dyaOrig="380" w14:anchorId="5C2F2C05">
          <v:shape id="_x0000_i1028" type="#_x0000_t75" alt="" style="width:112.85pt;height:19.35pt;mso-width-percent:0;mso-height-percent:0;mso-width-percent:0;mso-height-percent:0" o:ole="">
            <v:imagedata r:id="rId20" o:title=""/>
          </v:shape>
          <o:OLEObject Type="Embed" ProgID="Equation.DSMT4" ShapeID="_x0000_i1028" DrawAspect="Content" ObjectID="_1680299290" r:id="rId21"/>
        </w:object>
      </w:r>
      <w:commentRangeEnd w:id="178"/>
      <w:r w:rsidR="006B3831">
        <w:rPr>
          <w:rStyle w:val="CommentReference"/>
          <w:rFonts w:eastAsia="等线"/>
          <w:spacing w:val="0"/>
          <w:lang w:eastAsia="en-US"/>
        </w:rPr>
        <w:commentReference w:id="178"/>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A68A2">
        <w:fldChar w:fldCharType="begin"/>
      </w:r>
      <w:r w:rsidR="00FA68A2">
        <w:instrText xml:space="preserve"> SEQ MTEqn \c \* Arabic \* MERGEFORMAT </w:instrText>
      </w:r>
      <w:r w:rsidR="00FA68A2">
        <w:fldChar w:fldCharType="separate"/>
      </w:r>
      <w:r w:rsidR="00F06767">
        <w:rPr>
          <w:noProof/>
        </w:rPr>
        <w:instrText>4</w:instrText>
      </w:r>
      <w:r w:rsidR="00FA68A2">
        <w:rPr>
          <w:noProof/>
        </w:rPr>
        <w:fldChar w:fldCharType="end"/>
      </w:r>
      <w:r>
        <w:instrText>)</w:instrText>
      </w:r>
      <w:r>
        <w:fldChar w:fldCharType="end"/>
      </w:r>
    </w:p>
    <w:p w14:paraId="23745F96" w14:textId="5DA8C37F" w:rsidR="00077084" w:rsidRPr="004712E2" w:rsidRDefault="00267167" w:rsidP="004712E2">
      <w:pPr>
        <w:pStyle w:val="BodyText"/>
        <w:ind w:firstLine="0"/>
      </w:pPr>
      <w:r>
        <w:rPr>
          <w:lang w:eastAsia="zh-CN"/>
        </w:rPr>
        <w:t>wher</w:t>
      </w:r>
      <w:r w:rsidRPr="00267167">
        <w:rPr>
          <w:lang w:eastAsia="zh-CN"/>
        </w:rPr>
        <w:t xml:space="preserve">e μ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w:t>
      </w:r>
      <w:del w:id="179" w:author="Microsoft Office User" w:date="2021-04-15T11:47:00Z">
        <w:r w:rsidDel="006B3831">
          <w:rPr>
            <w:lang w:eastAsia="zh-CN"/>
          </w:rPr>
          <w:delText xml:space="preserve">normal </w:delText>
        </w:r>
      </w:del>
      <w:ins w:id="180" w:author="Microsoft Office User" w:date="2021-04-15T11:47:00Z">
        <w:r w:rsidR="006B3831">
          <w:rPr>
            <w:lang w:eastAsia="zh-CN"/>
          </w:rPr>
          <w:t xml:space="preserve">vertical </w:t>
        </w:r>
      </w:ins>
      <w:r>
        <w:rPr>
          <w:lang w:eastAsia="zh-CN"/>
        </w:rPr>
        <w:t xml:space="preserve">force at </w:t>
      </w:r>
      <w:r w:rsidR="000D4576">
        <w:rPr>
          <w:lang w:eastAsia="zh-CN"/>
        </w:rPr>
        <w:t xml:space="preserve">the </w:t>
      </w:r>
      <w:r>
        <w:rPr>
          <w:lang w:eastAsia="zh-CN"/>
        </w:rPr>
        <w:t xml:space="preserve">front and rear axle respectively. </w:t>
      </w:r>
      <w:r w:rsidR="004712E2">
        <w:t xml:space="preserve"> </w:t>
      </w:r>
      <w:del w:id="181" w:author="Microsoft Office User" w:date="2021-04-15T11:46:00Z">
        <w:r w:rsidR="00B26EFE" w:rsidDel="006B3831">
          <w:delText>If</w:delText>
        </w:r>
        <w:r w:rsidR="007A198C" w:rsidDel="006B3831">
          <w:delText xml:space="preserve"> </w:delText>
        </w:r>
        <w:r w:rsidR="00B26EFE" w:rsidDel="006B3831">
          <w:delText>ignore</w:delText>
        </w:r>
      </w:del>
      <w:ins w:id="182" w:author="Microsoft Office User" w:date="2021-04-15T11:46:00Z">
        <w:r w:rsidR="006B3831">
          <w:t>Ignoring</w:t>
        </w:r>
      </w:ins>
      <w:r w:rsidR="00B26EFE">
        <w:t xml:space="preserve"> the </w:t>
      </w:r>
      <w:ins w:id="183" w:author="Microsoft Office User" w:date="2021-04-15T11:46:00Z">
        <w:r w:rsidR="006B3831">
          <w:t xml:space="preserve">effects of lateral and longitudinal </w:t>
        </w:r>
      </w:ins>
      <w:r w:rsidR="00B26EFE">
        <w:t>load transfer</w:t>
      </w:r>
      <w:bookmarkStart w:id="184" w:name="MTToggleStart"/>
      <w:bookmarkStart w:id="185" w:name="MTToggleEnd"/>
      <w:bookmarkEnd w:id="184"/>
      <w:bookmarkEnd w:id="185"/>
      <w:r w:rsidR="00B26EFE">
        <w:t xml:space="preserve">, </w:t>
      </w:r>
      <w:r w:rsidR="007A198C">
        <w:t xml:space="preserve">the </w:t>
      </w:r>
      <w:del w:id="186" w:author="Microsoft Office User" w:date="2021-04-15T11:47:00Z">
        <w:r w:rsidR="007A198C" w:rsidDel="006B3831">
          <w:delText xml:space="preserve">normal </w:delText>
        </w:r>
      </w:del>
      <w:ins w:id="187" w:author="Microsoft Office User" w:date="2021-04-15T11:47:00Z">
        <w:r w:rsidR="006B3831">
          <w:t xml:space="preserve">vertical </w:t>
        </w:r>
      </w:ins>
      <w:r w:rsidR="007A198C">
        <w:t>forces are</w:t>
      </w:r>
      <w:r w:rsidR="00EF1EF1" w:rsidRPr="00AF6E8B">
        <w:rPr>
          <w:noProof/>
          <w:position w:val="-12"/>
        </w:rPr>
        <w:object w:dxaOrig="1460" w:dyaOrig="320" w14:anchorId="0EDF49BB">
          <v:shape id="_x0000_i1029" type="#_x0000_t75" alt="" style="width:73.6pt;height:16.65pt;mso-width-percent:0;mso-height-percent:0;mso-width-percent:0;mso-height-percent:0" o:ole="">
            <v:imagedata r:id="rId22" o:title=""/>
          </v:shape>
          <o:OLEObject Type="Embed" ProgID="Equation.DSMT4" ShapeID="_x0000_i1029" DrawAspect="Content" ObjectID="_1680299291" r:id="rId23"/>
        </w:object>
      </w:r>
      <w:r w:rsidR="007A198C">
        <w:t xml:space="preserve">, </w:t>
      </w:r>
      <w:r w:rsidR="00EF1EF1" w:rsidRPr="007A198C">
        <w:rPr>
          <w:noProof/>
          <w:position w:val="-10"/>
        </w:rPr>
        <w:object w:dxaOrig="1520" w:dyaOrig="300" w14:anchorId="54E616E4">
          <v:shape id="_x0000_i1030" type="#_x0000_t75" alt="" style="width:76.3pt;height:16.1pt;mso-width-percent:0;mso-height-percent:0;mso-width-percent:0;mso-height-percent:0" o:ole="">
            <v:imagedata r:id="rId24" o:title=""/>
          </v:shape>
          <o:OLEObject Type="Embed" ProgID="Equation.DSMT4" ShapeID="_x0000_i1030" DrawAspect="Content" ObjectID="_1680299292" r:id="rId25"/>
        </w:object>
      </w:r>
      <w:r w:rsidR="007A198C">
        <w:t>.</w:t>
      </w:r>
    </w:p>
    <w:p w14:paraId="4283BB29" w14:textId="59DA6624" w:rsidR="001F703D" w:rsidRDefault="00871E64" w:rsidP="00E82934">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ins w:id="188" w:author="Microsoft Office User" w:date="2021-04-15T11:47:00Z">
        <w:r w:rsidR="006B3831">
          <w:t xml:space="preserve">the </w:t>
        </w:r>
      </w:ins>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795A9A">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Trajectories","type":"article-journal","volume":"138"},"uris":["http://www.mendeley.com/documents/?uuid=dc3de2aa-c298-409f-a62b-22efcea1e825"]}],"mendeley":{"formattedCitation":"[11], [12]","plainTextFormattedCitation":"[11], [12]","previouslyFormattedCitation":"[11], [12]"},"properties":{"noteIndex":0},"schema":"https://github.com/citation-style-language/schema/raw/master/csl-citation.json"}</w:instrText>
      </w:r>
      <w:r w:rsidR="006D596E" w:rsidRPr="006D596E">
        <w:rPr>
          <w:lang w:eastAsia="zh-CN"/>
        </w:rPr>
        <w:fldChar w:fldCharType="separate"/>
      </w:r>
      <w:r w:rsidR="00DC37D1" w:rsidRPr="00DC37D1">
        <w:rPr>
          <w:noProof/>
          <w:lang w:eastAsia="zh-CN"/>
        </w:rPr>
        <w:t>[11], [12]</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1F703D">
        <w:t>:</w:t>
      </w:r>
    </w:p>
    <w:p w14:paraId="52AFDA2D" w14:textId="434E513B" w:rsidR="001F703D" w:rsidRDefault="004712E2" w:rsidP="004712E2">
      <w:pPr>
        <w:pStyle w:val="MTDisplayEquation"/>
      </w:pPr>
      <w:r>
        <w:lastRenderedPageBreak/>
        <w:tab/>
      </w:r>
      <w:commentRangeStart w:id="189"/>
      <w:r w:rsidR="00EF1EF1" w:rsidRPr="00F06767">
        <w:rPr>
          <w:noProof/>
          <w:position w:val="-12"/>
        </w:rPr>
        <w:object w:dxaOrig="2220" w:dyaOrig="380" w14:anchorId="0E71D67E">
          <v:shape id="_x0000_i1031" type="#_x0000_t75" alt="" style="width:112.3pt;height:19.35pt;mso-width-percent:0;mso-height-percent:0;mso-width-percent:0;mso-height-percent:0" o:ole="">
            <v:imagedata r:id="rId26" o:title=""/>
          </v:shape>
          <o:OLEObject Type="Embed" ProgID="Equation.DSMT4" ShapeID="_x0000_i1031" DrawAspect="Content" ObjectID="_1680299293" r:id="rId27"/>
        </w:object>
      </w:r>
      <w:commentRangeEnd w:id="189"/>
      <w:r w:rsidR="006B3831">
        <w:rPr>
          <w:rStyle w:val="CommentReference"/>
          <w:rFonts w:eastAsia="等线"/>
          <w:spacing w:val="0"/>
          <w:lang w:eastAsia="en-US"/>
        </w:rPr>
        <w:commentReference w:id="189"/>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0" w:name="ZEqnNum692607"/>
      <w:r>
        <w:instrText>(</w:instrText>
      </w:r>
      <w:r w:rsidR="00FA68A2">
        <w:fldChar w:fldCharType="begin"/>
      </w:r>
      <w:r w:rsidR="00FA68A2">
        <w:instrText xml:space="preserve"> SEQ MTEqn \c \* Arabic \* MERGEFORMAT </w:instrText>
      </w:r>
      <w:r w:rsidR="00FA68A2">
        <w:fldChar w:fldCharType="separate"/>
      </w:r>
      <w:r w:rsidR="00F06767">
        <w:rPr>
          <w:noProof/>
        </w:rPr>
        <w:instrText>5</w:instrText>
      </w:r>
      <w:r w:rsidR="00FA68A2">
        <w:rPr>
          <w:noProof/>
        </w:rPr>
        <w:fldChar w:fldCharType="end"/>
      </w:r>
      <w:r>
        <w:instrText>)</w:instrText>
      </w:r>
      <w:bookmarkEnd w:id="190"/>
      <w:r>
        <w:fldChar w:fldCharType="end"/>
      </w:r>
    </w:p>
    <w:p w14:paraId="41F40C05" w14:textId="5225474F" w:rsidR="009A3833" w:rsidRDefault="00D33C21" w:rsidP="00041D42">
      <w:pPr>
        <w:pStyle w:val="BodyText"/>
        <w:ind w:firstLine="202"/>
        <w:rPr>
          <w:lang w:eastAsia="zh-CN"/>
        </w:rPr>
      </w:pPr>
      <w:r w:rsidRPr="004712E2">
        <w:rPr>
          <w:highlight w:val="yellow"/>
          <w:lang w:eastAsia="zh-CN"/>
        </w:rPr>
        <w:t>Fig. 3</w:t>
      </w:r>
      <w:r>
        <w:rPr>
          <w:lang w:eastAsia="zh-CN"/>
        </w:rPr>
        <w:t xml:space="preserve"> shows the tire force 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ins w:id="191" w:author="Microsoft Office User" w:date="2021-04-15T11:49:00Z">
        <w:r w:rsidR="006B3831">
          <w:rPr>
            <w:lang w:eastAsia="zh-CN"/>
          </w:rPr>
          <w:t xml:space="preserve"> at the tire limits</w:t>
        </w:r>
      </w:ins>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EA3036" w:rsidRDefault="00EA3036"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8"/>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EA3036" w:rsidRDefault="00EA3036"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EA3036" w:rsidRDefault="00EA3036"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8"/>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EA3036" w:rsidRDefault="00EA3036"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76263AC0" w14:textId="5AAA9471" w:rsidR="00D1656A" w:rsidRDefault="00D1656A" w:rsidP="00D1656A">
      <w:pPr>
        <w:pStyle w:val="BodyText"/>
        <w:ind w:firstLine="202"/>
        <w:rPr>
          <w:lang w:eastAsia="zh-CN"/>
        </w:rPr>
      </w:pPr>
      <w:r>
        <w:rPr>
          <w:lang w:eastAsia="zh-CN"/>
        </w:rPr>
        <w:t>As this work is interested in the longitudinal dynamic</w:t>
      </w:r>
      <w:ins w:id="192" w:author="Microsoft Office User" w:date="2021-04-15T11:51:00Z">
        <w:r w:rsidR="006B3831">
          <w:rPr>
            <w:lang w:eastAsia="zh-CN"/>
          </w:rPr>
          <w:t xml:space="preserve">s of a vehicle </w:t>
        </w:r>
        <w:r w:rsidR="00022205">
          <w:rPr>
            <w:lang w:eastAsia="zh-CN"/>
          </w:rPr>
          <w:t>traveling stably along a path</w:t>
        </w:r>
      </w:ins>
      <w:r>
        <w:rPr>
          <w:lang w:eastAsia="zh-CN"/>
        </w:rPr>
        <w:t xml:space="preserve">, </w:t>
      </w:r>
      <w:ins w:id="193" w:author="Microsoft Office User" w:date="2021-04-15T11:51:00Z">
        <w:r w:rsidR="00022205">
          <w:rPr>
            <w:lang w:eastAsia="zh-CN"/>
          </w:rPr>
          <w:t xml:space="preserve">the </w:t>
        </w:r>
      </w:ins>
      <w:del w:id="194" w:author="Microsoft Office User" w:date="2021-04-15T11:51:00Z">
        <w:r w:rsidDel="00022205">
          <w:rPr>
            <w:lang w:eastAsia="zh-CN"/>
          </w:rPr>
          <w:delText xml:space="preserve">assume the </w:delText>
        </w:r>
      </w:del>
      <w:r>
        <w:rPr>
          <w:lang w:eastAsia="zh-CN"/>
        </w:rPr>
        <w:t>lateral</w:t>
      </w:r>
      <w:ins w:id="195" w:author="Microsoft Office User" w:date="2021-04-15T11:52:00Z">
        <w:r w:rsidR="00022205">
          <w:rPr>
            <w:lang w:eastAsia="zh-CN"/>
          </w:rPr>
          <w:t xml:space="preserve"> and rotational</w:t>
        </w:r>
      </w:ins>
      <w:r>
        <w:rPr>
          <w:lang w:eastAsia="zh-CN"/>
        </w:rPr>
        <w:t xml:space="preserve"> state</w:t>
      </w:r>
      <w:del w:id="196" w:author="Microsoft Office User" w:date="2021-04-15T11:52:00Z">
        <w:r w:rsidDel="00022205">
          <w:rPr>
            <w:lang w:eastAsia="zh-CN"/>
          </w:rPr>
          <w:delText>s</w:delText>
        </w:r>
      </w:del>
      <w:ins w:id="197" w:author="Microsoft Office User" w:date="2021-04-15T11:52:00Z">
        <w:r w:rsidR="00022205">
          <w:rPr>
            <w:lang w:eastAsia="zh-CN"/>
          </w:rPr>
          <w:t xml:space="preserve"> derivatives</w:t>
        </w:r>
      </w:ins>
      <w:r>
        <w:rPr>
          <w:lang w:eastAsia="zh-CN"/>
        </w:rPr>
        <w:t xml:space="preserve"> are </w:t>
      </w:r>
      <w:ins w:id="198" w:author="Microsoft Office User" w:date="2021-04-15T11:51:00Z">
        <w:r w:rsidR="00022205">
          <w:rPr>
            <w:lang w:eastAsia="zh-CN"/>
          </w:rPr>
          <w:t xml:space="preserve">assumed to be </w:t>
        </w:r>
      </w:ins>
      <w:del w:id="199" w:author="Microsoft Office User" w:date="2021-04-15T11:52:00Z">
        <w:r w:rsidDel="00022205">
          <w:rPr>
            <w:lang w:eastAsia="zh-CN"/>
          </w:rPr>
          <w:delText>steady</w:delText>
        </w:r>
      </w:del>
      <w:ins w:id="200" w:author="Microsoft Office User" w:date="2021-04-15T11:52:00Z">
        <w:r w:rsidR="00022205">
          <w:rPr>
            <w:lang w:eastAsia="zh-CN"/>
          </w:rPr>
          <w:t>zero with quasi-steady values of the lateral and rotational velocities dictated by the road geometry</w:t>
        </w:r>
      </w:ins>
      <w:r>
        <w:rPr>
          <w:lang w:eastAsia="zh-CN"/>
        </w:rPr>
        <w:t>:</w:t>
      </w:r>
    </w:p>
    <w:p w14:paraId="33A8DFBF" w14:textId="11479852" w:rsidR="00D1656A" w:rsidRDefault="00D1656A" w:rsidP="00D1656A">
      <w:pPr>
        <w:pStyle w:val="MTDisplayEquation"/>
      </w:pPr>
      <w:r>
        <w:tab/>
      </w:r>
      <w:commentRangeStart w:id="201"/>
      <w:r w:rsidR="00EF1EF1" w:rsidRPr="007D114B">
        <w:rPr>
          <w:noProof/>
          <w:position w:val="-12"/>
        </w:rPr>
        <w:object w:dxaOrig="2380" w:dyaOrig="340" w14:anchorId="59FBBDF4">
          <v:shape id="_x0000_i1032" type="#_x0000_t75" alt="" style="width:118.75pt;height:17.2pt;mso-width-percent:0;mso-height-percent:0;mso-width-percent:0;mso-height-percent:0" o:ole="">
            <v:imagedata r:id="rId29" o:title=""/>
          </v:shape>
          <o:OLEObject Type="Embed" ProgID="Equation.DSMT4" ShapeID="_x0000_i1032" DrawAspect="Content" ObjectID="_1680299294" r:id="rId30"/>
        </w:object>
      </w:r>
      <w:commentRangeEnd w:id="201"/>
      <w:r w:rsidR="006B3831">
        <w:rPr>
          <w:rStyle w:val="CommentReference"/>
          <w:rFonts w:eastAsia="等线"/>
          <w:spacing w:val="0"/>
          <w:lang w:eastAsia="en-US"/>
        </w:rPr>
        <w:commentReference w:id="201"/>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2" w:name="ZEqnNum524435"/>
      <w:r>
        <w:instrText>(</w:instrText>
      </w:r>
      <w:r w:rsidR="00FA68A2">
        <w:fldChar w:fldCharType="begin"/>
      </w:r>
      <w:r w:rsidR="00FA68A2">
        <w:instrText xml:space="preserve"> SEQ MTEqn \c \* Arabic \* MERGEFORMAT </w:instrText>
      </w:r>
      <w:r w:rsidR="00FA68A2">
        <w:fldChar w:fldCharType="separate"/>
      </w:r>
      <w:r w:rsidR="00F06767">
        <w:rPr>
          <w:noProof/>
        </w:rPr>
        <w:instrText>6</w:instrText>
      </w:r>
      <w:r w:rsidR="00FA68A2">
        <w:rPr>
          <w:noProof/>
        </w:rPr>
        <w:fldChar w:fldCharType="end"/>
      </w:r>
      <w:r>
        <w:instrText>)</w:instrText>
      </w:r>
      <w:bookmarkEnd w:id="202"/>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e κ is the path</w:t>
      </w:r>
      <w:r>
        <w:rPr>
          <w:lang w:eastAsia="zh-CN"/>
        </w:rPr>
        <w:t xml:space="preserve"> curvature. </w:t>
      </w:r>
    </w:p>
    <w:p w14:paraId="3C7F23F4" w14:textId="71CE5AF6" w:rsidR="00D1656A" w:rsidRPr="007D114B" w:rsidRDefault="00D1656A" w:rsidP="00D1656A">
      <w:pPr>
        <w:pStyle w:val="BodyText"/>
        <w:ind w:firstLine="0"/>
        <w:rPr>
          <w:lang w:eastAsia="zh-CN"/>
        </w:rPr>
      </w:pPr>
      <w:r>
        <w:rPr>
          <w:lang w:eastAsia="zh-CN"/>
        </w:rPr>
        <w:tab/>
        <w:t xml:space="preserve">Substituting </w:t>
      </w:r>
      <w:r w:rsidRPr="009C437D">
        <w:rPr>
          <w:lang w:eastAsia="zh-CN"/>
        </w:rPr>
        <w:fldChar w:fldCharType="begin"/>
      </w:r>
      <w:r w:rsidRPr="009C437D">
        <w:rPr>
          <w:lang w:eastAsia="zh-CN"/>
        </w:rPr>
        <w:instrText xml:space="preserve"> GOTOBUTTON ZEqnNum692607  \* MERGEFORMAT </w:instrText>
      </w:r>
      <w:r w:rsidRPr="009C437D">
        <w:rPr>
          <w:lang w:eastAsia="zh-CN"/>
        </w:rPr>
        <w:fldChar w:fldCharType="begin"/>
      </w:r>
      <w:r w:rsidRPr="009C437D">
        <w:rPr>
          <w:lang w:eastAsia="zh-CN"/>
        </w:rPr>
        <w:instrText xml:space="preserve"> REF ZEqnNum692607 \* Charformat \! \* MERGEFORMAT </w:instrText>
      </w:r>
      <w:r w:rsidRPr="009C437D">
        <w:rPr>
          <w:lang w:eastAsia="zh-CN"/>
        </w:rPr>
        <w:fldChar w:fldCharType="separate"/>
      </w:r>
      <w:r w:rsidR="00F06767">
        <w:rPr>
          <w:lang w:eastAsia="zh-CN"/>
        </w:rPr>
        <w:instrText>(5)</w:instrText>
      </w:r>
      <w:r w:rsidRPr="009C437D">
        <w:rPr>
          <w:lang w:eastAsia="zh-CN"/>
        </w:rPr>
        <w:fldChar w:fldCharType="end"/>
      </w:r>
      <w:r w:rsidRPr="009C437D">
        <w:rPr>
          <w:lang w:eastAsia="zh-CN"/>
        </w:rPr>
        <w:fldChar w:fldCharType="end"/>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F06767">
        <w:rPr>
          <w:lang w:eastAsia="zh-CN"/>
        </w:rPr>
        <w:instrText>(6)</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F06767" w:rsidRPr="00F06767">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F06767">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F06767" w:rsidRPr="00F06767">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3DD00DB0" w:rsidR="00D1656A" w:rsidRDefault="00D1656A" w:rsidP="00D1656A">
      <w:pPr>
        <w:pStyle w:val="MTDisplayEquation"/>
        <w:ind w:firstLine="0"/>
        <w:rPr>
          <w:ins w:id="203" w:author="Microsoft Office User" w:date="2021-04-15T11:54:00Z"/>
        </w:rPr>
      </w:pPr>
      <w:r>
        <w:tab/>
      </w:r>
      <w:r w:rsidR="00EF1EF1" w:rsidRPr="006B6051">
        <w:rPr>
          <w:noProof/>
          <w:position w:val="-14"/>
        </w:rPr>
        <w:object w:dxaOrig="2520" w:dyaOrig="440" w14:anchorId="49353B20">
          <v:shape id="_x0000_i1033" type="#_x0000_t75" alt="" style="width:125.2pt;height:21.5pt;mso-width-percent:0;mso-height-percent:0;mso-width-percent:0;mso-height-percent:0" o:ole="">
            <v:imagedata r:id="rId31" o:title=""/>
          </v:shape>
          <o:OLEObject Type="Embed" ProgID="Equation.DSMT4" ShapeID="_x0000_i1033" DrawAspect="Content" ObjectID="_1680299295" r:id="rId32"/>
        </w:object>
      </w:r>
      <w:ins w:id="204" w:author="Microsoft Office User" w:date="2021-04-15T11:54:00Z">
        <w:r w:rsidR="00022205">
          <w:t>,</w:t>
        </w:r>
      </w:ins>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5" w:name="ZEqnNum914313"/>
      <w:r>
        <w:instrText>(</w:instrText>
      </w:r>
      <w:r w:rsidR="00FA68A2">
        <w:fldChar w:fldCharType="begin"/>
      </w:r>
      <w:r w:rsidR="00FA68A2">
        <w:instrText xml:space="preserve"> SEQ MTEqn \c \* Arabic \* MERGEFORMAT </w:instrText>
      </w:r>
      <w:r w:rsidR="00FA68A2">
        <w:fldChar w:fldCharType="separate"/>
      </w:r>
      <w:r w:rsidR="00F06767">
        <w:rPr>
          <w:noProof/>
        </w:rPr>
        <w:instrText>7</w:instrText>
      </w:r>
      <w:r w:rsidR="00FA68A2">
        <w:rPr>
          <w:noProof/>
        </w:rPr>
        <w:fldChar w:fldCharType="end"/>
      </w:r>
      <w:r>
        <w:instrText>)</w:instrText>
      </w:r>
      <w:bookmarkEnd w:id="205"/>
      <w:r>
        <w:fldChar w:fldCharType="end"/>
      </w:r>
    </w:p>
    <w:p w14:paraId="71A9EA28" w14:textId="203A39B0" w:rsidR="00022205" w:rsidRPr="006905BE" w:rsidDel="00022205" w:rsidRDefault="00022205">
      <w:pPr>
        <w:rPr>
          <w:del w:id="206" w:author="Microsoft Office User" w:date="2021-04-15T11:55:00Z"/>
        </w:rPr>
        <w:pPrChange w:id="207" w:author="Microsoft Office User" w:date="2021-04-15T11:54:00Z">
          <w:pPr>
            <w:pStyle w:val="MTDisplayEquation"/>
            <w:ind w:firstLine="0"/>
          </w:pPr>
        </w:pPrChange>
      </w:pPr>
      <w:ins w:id="208" w:author="Microsoft Office User" w:date="2021-04-15T11:54:00Z">
        <w:r>
          <w:rPr>
            <w:lang w:eastAsia="zh-CN"/>
          </w:rPr>
          <w:t xml:space="preserve">a first version of the key equation governing the longitudinal speed while operating at the friction limits </w:t>
        </w:r>
      </w:ins>
      <w:ins w:id="209" w:author="Microsoft Office User" w:date="2021-04-15T11:55:00Z">
        <w:r>
          <w:rPr>
            <w:lang w:eastAsia="zh-CN"/>
          </w:rPr>
          <w:t>on a path of known curvature</w:t>
        </w:r>
      </w:ins>
      <w:ins w:id="210" w:author="Microsoft Office User" w:date="2021-04-15T11:54:00Z">
        <w:r>
          <w:rPr>
            <w:lang w:eastAsia="zh-CN"/>
          </w:rPr>
          <w:t>.</w:t>
        </w:r>
      </w:ins>
    </w:p>
    <w:p w14:paraId="6D5243BC" w14:textId="62C13B5E" w:rsidR="00812E2A" w:rsidRPr="0030033B" w:rsidRDefault="00022205">
      <w:pPr>
        <w:rPr>
          <w:lang w:eastAsia="zh-CN"/>
        </w:rPr>
        <w:pPrChange w:id="211" w:author="Microsoft Office User" w:date="2021-04-15T11:55:00Z">
          <w:pPr>
            <w:pStyle w:val="BodyText"/>
          </w:pPr>
        </w:pPrChange>
      </w:pPr>
      <w:ins w:id="212" w:author="Microsoft Office User" w:date="2021-04-15T11:55:00Z">
        <w:r>
          <w:rPr>
            <w:lang w:eastAsia="zh-CN"/>
          </w:rPr>
          <w:t xml:space="preserve"> </w:t>
        </w:r>
      </w:ins>
      <w:r w:rsidR="00812E2A">
        <w:rPr>
          <w:lang w:eastAsia="zh-CN"/>
        </w:rPr>
        <w:t>Before going further,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w:t>
      </w:r>
      <w:del w:id="213" w:author="Microsoft Office User" w:date="2021-04-15T11:55:00Z">
        <w:r w:rsidR="00812E2A" w:rsidDel="00022205">
          <w:rPr>
            <w:lang w:eastAsia="zh-CN"/>
          </w:rPr>
          <w:delText xml:space="preserve">the </w:delText>
        </w:r>
      </w:del>
      <w:r w:rsidR="00812E2A">
        <w:rPr>
          <w:lang w:eastAsia="zh-CN"/>
        </w:rPr>
        <w:t xml:space="preserve">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F06767" w:rsidRPr="00F06767">
        <w:rPr>
          <w:iCs/>
          <w:lang w:eastAsia="zh-CN"/>
        </w:rPr>
        <w:instrText>(7)</w:instrText>
      </w:r>
      <w:r w:rsidR="00812E2A">
        <w:rPr>
          <w:iCs/>
          <w:lang w:eastAsia="zh-CN"/>
        </w:rPr>
        <w:fldChar w:fldCharType="end"/>
      </w:r>
      <w:r w:rsidR="00812E2A">
        <w:rPr>
          <w:iCs/>
          <w:lang w:eastAsia="zh-CN"/>
        </w:rPr>
        <w:fldChar w:fldCharType="end"/>
      </w:r>
      <w:del w:id="214" w:author="Microsoft Office User" w:date="2021-04-15T11:55:00Z">
        <w:r w:rsidR="00812E2A" w:rsidDel="00022205">
          <w:rPr>
            <w:iCs/>
            <w:lang w:eastAsia="zh-CN"/>
          </w:rPr>
          <w:delText xml:space="preserve"> for two reasons:</w:delText>
        </w:r>
      </w:del>
      <w:ins w:id="215" w:author="Microsoft Office User" w:date="2021-04-15T11:55:00Z">
        <w:r>
          <w:rPr>
            <w:iCs/>
            <w:lang w:eastAsia="zh-CN"/>
          </w:rPr>
          <w:t>. This parameter al</w:t>
        </w:r>
      </w:ins>
      <w:ins w:id="216" w:author="Microsoft Office User" w:date="2021-04-15T11:56:00Z">
        <w:r>
          <w:rPr>
            <w:iCs/>
            <w:lang w:eastAsia="zh-CN"/>
          </w:rPr>
          <w:t>lows for</w:t>
        </w:r>
      </w:ins>
      <w:r w:rsidR="00812E2A">
        <w:rPr>
          <w:iCs/>
          <w:lang w:eastAsia="zh-CN"/>
        </w:rPr>
        <w:t xml:space="preserve"> </w:t>
      </w:r>
      <w:del w:id="217" w:author="Microsoft Office User" w:date="2021-04-15T11:55:00Z">
        <w:r w:rsidR="00812E2A" w:rsidDel="00022205">
          <w:rPr>
            <w:iCs/>
            <w:lang w:eastAsia="zh-CN"/>
          </w:rPr>
          <w:delText xml:space="preserve">a. </w:delText>
        </w:r>
      </w:del>
      <w:r w:rsidR="00812E2A">
        <w:rPr>
          <w:lang w:eastAsia="zh-CN"/>
        </w:rPr>
        <w:t xml:space="preserve">compensation </w:t>
      </w:r>
      <w:del w:id="218" w:author="Microsoft Office User" w:date="2021-04-15T11:56:00Z">
        <w:r w:rsidR="00812E2A" w:rsidDel="00022205">
          <w:rPr>
            <w:lang w:eastAsia="zh-CN"/>
          </w:rPr>
          <w:delText xml:space="preserve">for </w:delText>
        </w:r>
      </w:del>
      <w:ins w:id="219" w:author="Microsoft Office User" w:date="2021-04-15T11:56:00Z">
        <w:r>
          <w:rPr>
            <w:lang w:eastAsia="zh-CN"/>
          </w:rPr>
          <w:t xml:space="preserve">of </w:t>
        </w:r>
      </w:ins>
      <w:r w:rsidR="00812E2A">
        <w:rPr>
          <w:lang w:eastAsia="zh-CN"/>
        </w:rPr>
        <w:t>the uncertainty of friction preview</w:t>
      </w:r>
      <w:ins w:id="220" w:author="Microsoft Office User" w:date="2021-04-15T11:56:00Z">
        <w:r>
          <w:rPr>
            <w:lang w:eastAsia="zh-CN"/>
          </w:rPr>
          <w:t xml:space="preserve"> and</w:t>
        </w:r>
      </w:ins>
      <w:del w:id="221" w:author="Microsoft Office User" w:date="2021-04-15T11:56:00Z">
        <w:r w:rsidR="00812E2A" w:rsidDel="00022205">
          <w:rPr>
            <w:lang w:eastAsia="zh-CN"/>
          </w:rPr>
          <w:delText>; b.</w:delText>
        </w:r>
      </w:del>
      <w:r w:rsidR="00812E2A">
        <w:rPr>
          <w:lang w:eastAsia="zh-CN"/>
        </w:rPr>
        <w:t xml:space="preserve"> </w:t>
      </w:r>
      <w:ins w:id="222" w:author="Microsoft Office User" w:date="2021-04-15T11:56:00Z">
        <w:r>
          <w:rPr>
            <w:lang w:eastAsia="zh-CN"/>
          </w:rPr>
          <w:t xml:space="preserve">the fact that </w:t>
        </w:r>
      </w:ins>
      <w:del w:id="223" w:author="Microsoft Office User" w:date="2021-04-15T11:56:00Z">
        <w:r w:rsidR="00812E2A" w:rsidDel="00022205">
          <w:rPr>
            <w:lang w:eastAsia="zh-CN"/>
          </w:rPr>
          <w:delText xml:space="preserve">common </w:delText>
        </w:r>
      </w:del>
      <w:ins w:id="224" w:author="Microsoft Office User" w:date="2021-04-15T11:56:00Z">
        <w:r>
          <w:rPr>
            <w:lang w:eastAsia="zh-CN"/>
          </w:rPr>
          <w:t xml:space="preserve">most </w:t>
        </w:r>
      </w:ins>
      <w:r w:rsidR="00812E2A">
        <w:rPr>
          <w:lang w:eastAsia="zh-CN"/>
        </w:rPr>
        <w:t>driver</w:t>
      </w:r>
      <w:ins w:id="225" w:author="Microsoft Office User" w:date="2021-04-15T11:56:00Z">
        <w:r>
          <w:rPr>
            <w:lang w:eastAsia="zh-CN"/>
          </w:rPr>
          <w:t>s</w:t>
        </w:r>
      </w:ins>
      <w:r w:rsidR="00812E2A">
        <w:rPr>
          <w:lang w:eastAsia="zh-CN"/>
        </w:rPr>
        <w:t xml:space="preserve"> may not</w:t>
      </w:r>
      <w:ins w:id="226" w:author="Microsoft Office User" w:date="2021-04-15T11:56:00Z">
        <w:r>
          <w:rPr>
            <w:lang w:eastAsia="zh-CN"/>
          </w:rPr>
          <w:t xml:space="preserve"> be comfortable with or</w:t>
        </w:r>
      </w:ins>
      <w:r w:rsidR="00812E2A">
        <w:rPr>
          <w:lang w:eastAsia="zh-CN"/>
        </w:rPr>
        <w:t xml:space="preserve"> able to operate a vehicle at </w:t>
      </w:r>
      <w:ins w:id="227" w:author="Microsoft Office User" w:date="2021-04-15T11:56:00Z">
        <w:r>
          <w:rPr>
            <w:lang w:eastAsia="zh-CN"/>
          </w:rPr>
          <w:t xml:space="preserve">the </w:t>
        </w:r>
      </w:ins>
      <w:r w:rsidR="00812E2A">
        <w:rPr>
          <w:lang w:eastAsia="zh-CN"/>
        </w:rPr>
        <w:t>friction limit</w:t>
      </w:r>
      <w:ins w:id="228" w:author="Microsoft Office User" w:date="2021-04-15T11:56:00Z">
        <w:r>
          <w:rPr>
            <w:lang w:eastAsia="zh-CN"/>
          </w:rPr>
          <w:t>s</w:t>
        </w:r>
      </w:ins>
      <w:r w:rsidR="00812E2A">
        <w:rPr>
          <w:lang w:eastAsia="zh-CN"/>
        </w:rPr>
        <w:t xml:space="preserve"> as </w:t>
      </w:r>
      <w:del w:id="229" w:author="Microsoft Office User" w:date="2021-04-15T11:56:00Z">
        <w:r w:rsidR="00812E2A" w:rsidDel="00022205">
          <w:rPr>
            <w:lang w:eastAsia="zh-CN"/>
          </w:rPr>
          <w:delText xml:space="preserve">racecar </w:delText>
        </w:r>
      </w:del>
      <w:ins w:id="230" w:author="Microsoft Office User" w:date="2021-04-15T11:56:00Z">
        <w:r>
          <w:rPr>
            <w:lang w:eastAsia="zh-CN"/>
          </w:rPr>
          <w:t xml:space="preserve">racing </w:t>
        </w:r>
      </w:ins>
      <w:r w:rsidR="00812E2A">
        <w:rPr>
          <w:lang w:eastAsia="zh-CN"/>
        </w:rPr>
        <w:t>drivers or autonomous driving systems</w:t>
      </w:r>
      <w:ins w:id="231" w:author="Microsoft Office User" w:date="2021-04-15T11:56:00Z">
        <w:r>
          <w:rPr>
            <w:lang w:eastAsia="zh-CN"/>
          </w:rPr>
          <w:t xml:space="preserve"> might</w:t>
        </w:r>
      </w:ins>
      <w:r w:rsidR="00812E2A">
        <w:rPr>
          <w:lang w:eastAsia="zh-CN"/>
        </w:rPr>
        <w:t xml:space="preserve"> </w:t>
      </w:r>
      <w:r w:rsidR="00812E2A">
        <w:rPr>
          <w:lang w:eastAsia="zh-CN"/>
        </w:rPr>
        <w:fldChar w:fldCharType="begin" w:fldLock="1"/>
      </w:r>
      <w:r w:rsidR="00D7345E">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[13]","plainTextFormattedCitation":"[13]","previouslyFormattedCitation":"[13]"},"properties":{"noteIndex":0},"schema":"https://github.com/citation-style-language/schema/raw/master/csl-citation.json"}</w:instrText>
      </w:r>
      <w:r w:rsidR="00812E2A">
        <w:rPr>
          <w:lang w:eastAsia="zh-CN"/>
        </w:rPr>
        <w:fldChar w:fldCharType="separate"/>
      </w:r>
      <w:r w:rsidR="006B06A7" w:rsidRPr="006B06A7">
        <w:rPr>
          <w:noProof/>
          <w:lang w:eastAsia="zh-CN"/>
        </w:rPr>
        <w:t>[13]</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4077B068" w:rsidR="00812E2A" w:rsidRPr="00812E2A" w:rsidRDefault="00AE4155" w:rsidP="00AE4155">
      <w:pPr>
        <w:pStyle w:val="MTDisplayEquation"/>
      </w:pPr>
      <w:r>
        <w:tab/>
      </w:r>
      <w:r w:rsidR="00EF1EF1" w:rsidRPr="00764E20">
        <w:rPr>
          <w:noProof/>
          <w:position w:val="-14"/>
        </w:rPr>
        <w:object w:dxaOrig="2620" w:dyaOrig="440" w14:anchorId="7AB7336A">
          <v:shape id="_x0000_i1034" type="#_x0000_t75" alt="" style="width:131.1pt;height:21.5pt;mso-width-percent:0;mso-height-percent:0;mso-width-percent:0;mso-height-percent:0" o:ole="">
            <v:imagedata r:id="rId33" o:title=""/>
          </v:shape>
          <o:OLEObject Type="Embed" ProgID="Equation.DSMT4" ShapeID="_x0000_i1034" DrawAspect="Content" ObjectID="_1680299296"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2" w:name="ZEqnNum283111"/>
      <w:r>
        <w:instrText>(</w:instrText>
      </w:r>
      <w:r w:rsidR="00FA68A2">
        <w:fldChar w:fldCharType="begin"/>
      </w:r>
      <w:r w:rsidR="00FA68A2">
        <w:instrText xml:space="preserve"> SEQ MTEqn \c \* Arabic \* MERGEFORMAT </w:instrText>
      </w:r>
      <w:r w:rsidR="00FA68A2">
        <w:fldChar w:fldCharType="separate"/>
      </w:r>
      <w:r w:rsidR="00F06767">
        <w:rPr>
          <w:noProof/>
        </w:rPr>
        <w:instrText>8</w:instrText>
      </w:r>
      <w:r w:rsidR="00FA68A2">
        <w:rPr>
          <w:noProof/>
        </w:rPr>
        <w:fldChar w:fldCharType="end"/>
      </w:r>
      <w:r>
        <w:instrText>)</w:instrText>
      </w:r>
      <w:bookmarkEnd w:id="232"/>
      <w:r>
        <w:fldChar w:fldCharType="end"/>
      </w:r>
    </w:p>
    <w:p w14:paraId="09871B97" w14:textId="657CCE92"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5D7162">
        <w:rPr>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ins w:id="233" w:author="Microsoft Office User" w:date="2021-04-15T11:57:00Z">
        <w:r w:rsidR="00022205">
          <w:rPr>
            <w:lang w:eastAsia="zh-CN"/>
          </w:rPr>
          <w:t>,</w:t>
        </w:r>
      </w:ins>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del w:id="234" w:author="Microsoft Office User" w:date="2021-04-15T11:57:00Z">
        <w:r w:rsidR="00080A9A" w:rsidRPr="00080A9A" w:rsidDel="00022205">
          <w:rPr>
            <w:lang w:eastAsia="zh-CN"/>
          </w:rPr>
          <w:delText xml:space="preserve">is </w:delText>
        </w:r>
      </w:del>
      <w:ins w:id="235" w:author="Microsoft Office User" w:date="2021-04-15T11:57:00Z">
        <w:r w:rsidR="00022205">
          <w:rPr>
            <w:lang w:eastAsia="zh-CN"/>
          </w:rPr>
          <w:t>corresponds</w:t>
        </w:r>
        <w:r w:rsidR="00022205" w:rsidRPr="00080A9A">
          <w:rPr>
            <w:lang w:eastAsia="zh-CN"/>
          </w:rPr>
          <w:t xml:space="preserve"> </w:t>
        </w:r>
      </w:ins>
      <w:del w:id="236" w:author="Microsoft Office User" w:date="2021-04-15T11:57:00Z">
        <w:r w:rsidR="00080A9A" w:rsidRPr="00080A9A" w:rsidDel="00022205">
          <w:rPr>
            <w:lang w:eastAsia="zh-CN"/>
          </w:rPr>
          <w:delText>for</w:delText>
        </w:r>
        <w:r w:rsidR="00080A9A" w:rsidDel="00022205">
          <w:rPr>
            <w:lang w:eastAsia="zh-CN"/>
          </w:rPr>
          <w:delText xml:space="preserve"> </w:delText>
        </w:r>
      </w:del>
      <w:ins w:id="237" w:author="Microsoft Office User" w:date="2021-04-15T11:57:00Z">
        <w:r w:rsidR="00022205">
          <w:rPr>
            <w:lang w:eastAsia="zh-CN"/>
          </w:rPr>
          <w:t xml:space="preserve">to </w:t>
        </w:r>
      </w:ins>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F06767" w:rsidRPr="00F06767">
        <w:rPr>
          <w:iCs/>
          <w:lang w:eastAsia="zh-CN"/>
        </w:rPr>
        <w:instrText>(7)</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pend on the path position</w:t>
      </w:r>
      <w:del w:id="238" w:author="Microsoft Office User" w:date="2021-04-15T11:57:00Z">
        <w:r w:rsidR="00471780" w:rsidDel="00022205">
          <w:rPr>
            <w:lang w:eastAsia="zh-CN"/>
          </w:rPr>
          <w:delText xml:space="preserve">. </w:delText>
        </w:r>
        <w:r w:rsidR="00EC6B05" w:rsidDel="00022205">
          <w:rPr>
            <w:lang w:eastAsia="zh-CN"/>
          </w:rPr>
          <w:delText xml:space="preserve">And </w:delText>
        </w:r>
        <w:r w:rsidR="00471780" w:rsidDel="00022205">
          <w:rPr>
            <w:lang w:eastAsia="zh-CN"/>
          </w:rPr>
          <w:delText xml:space="preserve">the </w:delText>
        </w:r>
        <w:r w:rsidR="00BA2B7B" w:rsidDel="00022205">
          <w:rPr>
            <w:lang w:eastAsia="zh-CN"/>
          </w:rPr>
          <w:delText>path description</w:delText>
        </w:r>
        <w:r w:rsidR="00763819" w:rsidDel="00022205">
          <w:rPr>
            <w:lang w:eastAsia="zh-CN"/>
          </w:rPr>
          <w:delText xml:space="preserve"> method</w:delText>
        </w:r>
      </w:del>
      <w:ins w:id="239" w:author="Microsoft Office User" w:date="2021-04-15T11:57:00Z">
        <w:r w:rsidR="00022205">
          <w:rPr>
            <w:lang w:eastAsia="zh-CN"/>
          </w:rPr>
          <w:t>, which</w:t>
        </w:r>
      </w:ins>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ing se</w:t>
      </w:r>
      <w:del w:id="240" w:author="Microsoft Office User" w:date="2021-04-15T11:57:00Z">
        <w:r w:rsidR="00BA2B7B" w:rsidDel="00022205">
          <w:rPr>
            <w:lang w:eastAsia="zh-CN"/>
          </w:rPr>
          <w:delText>ss</w:delText>
        </w:r>
      </w:del>
      <w:ins w:id="241" w:author="Microsoft Office User" w:date="2021-04-15T11:57:00Z">
        <w:r w:rsidR="00022205">
          <w:rPr>
            <w:lang w:eastAsia="zh-CN"/>
          </w:rPr>
          <w:t>c</w:t>
        </w:r>
      </w:ins>
      <w:ins w:id="242" w:author="Microsoft Office User" w:date="2021-04-15T11:58:00Z">
        <w:r w:rsidR="00022205">
          <w:rPr>
            <w:lang w:eastAsia="zh-CN"/>
          </w:rPr>
          <w:t>t</w:t>
        </w:r>
      </w:ins>
      <w:r w:rsidR="00BA2B7B">
        <w:rPr>
          <w:lang w:eastAsia="zh-CN"/>
        </w:rPr>
        <w:t xml:space="preserve">ion.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243" w:name="_Ref69134284"/>
      <w:r>
        <w:t>B</w:t>
      </w:r>
      <w:r w:rsidR="004C165E">
        <w:t xml:space="preserve">. </w:t>
      </w:r>
      <w:r w:rsidR="001355EC">
        <w:t>Path Representation</w:t>
      </w:r>
      <w:bookmarkEnd w:id="243"/>
      <w:r w:rsidR="001355EC">
        <w:t xml:space="preserve"> </w:t>
      </w:r>
    </w:p>
    <w:p w14:paraId="0E6314D5" w14:textId="21B1A16D" w:rsidR="00D066C0" w:rsidRDefault="00022205" w:rsidP="00EC43D9">
      <w:pPr>
        <w:pStyle w:val="BodyText"/>
        <w:rPr>
          <w:lang w:eastAsia="zh-CN"/>
        </w:rPr>
      </w:pPr>
      <w:ins w:id="244" w:author="Microsoft Office User" w:date="2021-04-15T11:58:00Z">
        <w:r>
          <w:rPr>
            <w:lang w:eastAsia="zh-CN"/>
          </w:rPr>
          <w:t>In contrast to many publications that describe the process of path planning for minimal time or maximal speed w</w:t>
        </w:r>
      </w:ins>
      <w:ins w:id="245" w:author="Microsoft Office User" w:date="2021-04-15T11:59:00Z">
        <w:r>
          <w:rPr>
            <w:lang w:eastAsia="zh-CN"/>
          </w:rPr>
          <w:t xml:space="preserve">ithin the boundaries of a road or track, </w:t>
        </w:r>
      </w:ins>
      <w:del w:id="246" w:author="Microsoft Office User" w:date="2021-04-15T11:59:00Z">
        <w:r w:rsidR="005B5A8F" w:rsidDel="00022205">
          <w:rPr>
            <w:lang w:eastAsia="zh-CN"/>
          </w:rPr>
          <w:delText>T</w:delText>
        </w:r>
      </w:del>
      <w:ins w:id="247" w:author="Microsoft Office User" w:date="2021-04-15T11:59:00Z">
        <w:r>
          <w:rPr>
            <w:lang w:eastAsia="zh-CN"/>
          </w:rPr>
          <w:t>t</w:t>
        </w:r>
      </w:ins>
      <w:r w:rsidR="005B5A8F">
        <w:rPr>
          <w:lang w:eastAsia="zh-CN"/>
        </w:rPr>
        <w:t xml:space="preserve">his paper </w:t>
      </w:r>
      <w:ins w:id="248" w:author="Microsoft Office User" w:date="2021-04-15T11:59:00Z">
        <w:r>
          <w:rPr>
            <w:lang w:eastAsia="zh-CN"/>
          </w:rPr>
          <w:t xml:space="preserve">instead </w:t>
        </w:r>
      </w:ins>
      <w:del w:id="249" w:author="Microsoft Office User" w:date="2021-04-15T11:59:00Z">
        <w:r w:rsidR="0099741A" w:rsidRPr="00F40DD1" w:rsidDel="00022205">
          <w:rPr>
            <w:lang w:eastAsia="zh-CN"/>
          </w:rPr>
          <w:delText>does</w:delText>
        </w:r>
        <w:r w:rsidR="00B42FEC" w:rsidRPr="00F40DD1" w:rsidDel="00022205">
          <w:rPr>
            <w:lang w:eastAsia="zh-CN"/>
          </w:rPr>
          <w:delText xml:space="preserve"> </w:delText>
        </w:r>
        <w:r w:rsidR="0099741A" w:rsidRPr="00F40DD1" w:rsidDel="00022205">
          <w:rPr>
            <w:lang w:eastAsia="zh-CN"/>
          </w:rPr>
          <w:delText>n</w:delText>
        </w:r>
        <w:r w:rsidR="00B42FEC" w:rsidRPr="00F40DD1" w:rsidDel="00022205">
          <w:rPr>
            <w:lang w:eastAsia="zh-CN"/>
          </w:rPr>
          <w:delText>o</w:delText>
        </w:r>
        <w:r w:rsidR="0099741A" w:rsidRPr="00F40DD1" w:rsidDel="00022205">
          <w:rPr>
            <w:lang w:eastAsia="zh-CN"/>
          </w:rPr>
          <w:delText>t</w:delText>
        </w:r>
        <w:r w:rsidR="0099741A" w:rsidDel="00022205">
          <w:rPr>
            <w:lang w:eastAsia="zh-CN"/>
          </w:rPr>
          <w:delText xml:space="preserve"> </w:delText>
        </w:r>
      </w:del>
      <w:r w:rsidR="005B5A8F">
        <w:rPr>
          <w:lang w:eastAsia="zh-CN"/>
        </w:rPr>
        <w:t>focus</w:t>
      </w:r>
      <w:ins w:id="250" w:author="Microsoft Office User" w:date="2021-04-15T11:59:00Z">
        <w:r>
          <w:rPr>
            <w:lang w:eastAsia="zh-CN"/>
          </w:rPr>
          <w:t>es</w:t>
        </w:r>
      </w:ins>
      <w:r w:rsidR="005B5A8F">
        <w:rPr>
          <w:lang w:eastAsia="zh-CN"/>
        </w:rPr>
        <w:t xml:space="preserve"> </w:t>
      </w:r>
      <w:del w:id="251" w:author="Microsoft Office User" w:date="2021-04-15T11:59:00Z">
        <w:r w:rsidR="005B5A8F" w:rsidDel="00022205">
          <w:rPr>
            <w:lang w:eastAsia="zh-CN"/>
          </w:rPr>
          <w:delText xml:space="preserve">on </w:delText>
        </w:r>
        <w:r w:rsidR="0099741A" w:rsidDel="00022205">
          <w:rPr>
            <w:lang w:eastAsia="zh-CN"/>
          </w:rPr>
          <w:delText>path planning</w:delText>
        </w:r>
      </w:del>
      <w:ins w:id="252" w:author="Microsoft Office User" w:date="2021-04-15T11:59:00Z">
        <w:r>
          <w:rPr>
            <w:lang w:eastAsia="zh-CN"/>
          </w:rPr>
          <w:t>following a given path</w:t>
        </w:r>
      </w:ins>
      <w:r w:rsidR="00305C61">
        <w:rPr>
          <w:lang w:eastAsia="zh-CN"/>
        </w:rPr>
        <w:t xml:space="preserve">. </w:t>
      </w:r>
      <w:ins w:id="253" w:author="Microsoft Office User" w:date="2021-04-15T11:59:00Z">
        <w:r>
          <w:rPr>
            <w:lang w:eastAsia="zh-CN"/>
          </w:rPr>
          <w:t>Specifically, the emphasize</w:t>
        </w:r>
      </w:ins>
      <w:ins w:id="254" w:author="Microsoft Office User" w:date="2021-04-15T12:00:00Z">
        <w:r>
          <w:rPr>
            <w:lang w:eastAsia="zh-CN"/>
          </w:rPr>
          <w:t>d</w:t>
        </w:r>
      </w:ins>
      <w:ins w:id="255" w:author="Microsoft Office User" w:date="2021-04-15T11:59:00Z">
        <w:r>
          <w:rPr>
            <w:lang w:eastAsia="zh-CN"/>
          </w:rPr>
          <w:t xml:space="preserve"> use is </w:t>
        </w:r>
      </w:ins>
      <w:ins w:id="256" w:author="Microsoft Office User" w:date="2021-04-15T12:00:00Z">
        <w:r>
          <w:rPr>
            <w:lang w:eastAsia="zh-CN"/>
          </w:rPr>
          <w:t xml:space="preserve">for following the lane centerline of a given highway with occasional vehicle-planned lane changes. </w:t>
        </w:r>
      </w:ins>
      <w:r w:rsidR="00305C61">
        <w:rPr>
          <w:lang w:eastAsia="zh-CN"/>
        </w:rPr>
        <w:t xml:space="preserve">Therefore, the </w:t>
      </w:r>
      <w:r w:rsidR="005E288A">
        <w:rPr>
          <w:lang w:eastAsia="zh-CN"/>
        </w:rPr>
        <w:t>desired</w:t>
      </w:r>
      <w:r w:rsidR="00305C61">
        <w:rPr>
          <w:lang w:eastAsia="zh-CN"/>
        </w:rPr>
        <w:t xml:space="preserve"> path is assumed to be </w:t>
      </w:r>
      <w:del w:id="257" w:author="Microsoft Office User" w:date="2021-04-15T12:00:00Z">
        <w:r w:rsidR="00305C61" w:rsidDel="00022205">
          <w:rPr>
            <w:lang w:eastAsia="zh-CN"/>
          </w:rPr>
          <w:delText>given</w:delText>
        </w:r>
      </w:del>
      <w:ins w:id="258" w:author="Microsoft Office User" w:date="2021-04-15T12:00:00Z">
        <w:r>
          <w:rPr>
            <w:lang w:eastAsia="zh-CN"/>
          </w:rPr>
          <w:t>known</w:t>
        </w:r>
      </w:ins>
      <w:r w:rsidR="00305C61">
        <w:rPr>
          <w:lang w:eastAsia="zh-CN"/>
        </w:rPr>
        <w:t xml:space="preserve">. </w:t>
      </w:r>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D7345E">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eviouslyFormattedCitation":"[14]"},"properties":{"noteIndex":0},"schema":"https://github.com/citation-style-language/schema/raw/master/csl-citation.json"}</w:instrText>
      </w:r>
      <w:r w:rsidR="0073644E">
        <w:rPr>
          <w:lang w:eastAsia="zh-CN"/>
        </w:rPr>
        <w:fldChar w:fldCharType="separate"/>
      </w:r>
      <w:r w:rsidR="006B06A7" w:rsidRPr="006B06A7">
        <w:rPr>
          <w:noProof/>
          <w:lang w:eastAsia="zh-CN"/>
        </w:rPr>
        <w:t>[14]</w:t>
      </w:r>
      <w:r w:rsidR="0073644E">
        <w:rPr>
          <w:lang w:eastAsia="zh-CN"/>
        </w:rPr>
        <w:fldChar w:fldCharType="end"/>
      </w:r>
      <w:r w:rsidR="0073644E">
        <w:rPr>
          <w:lang w:eastAsia="zh-CN"/>
        </w:rPr>
        <w:t xml:space="preserve"> and </w:t>
      </w:r>
      <w:r w:rsidR="0073644E">
        <w:rPr>
          <w:lang w:eastAsia="zh-CN"/>
        </w:rPr>
        <w:t xml:space="preserve">vehicle path planning, for example, the racing line </w:t>
      </w:r>
      <w:r w:rsidR="0073644E">
        <w:rPr>
          <w:lang w:eastAsia="zh-CN"/>
        </w:rPr>
        <w:fldChar w:fldCharType="begin" w:fldLock="1"/>
      </w:r>
      <w:r w:rsidR="00D7345E">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 [15]","plainTextFormattedCitation":"[10], [15]","previouslyFormattedCitation":"[10], [15]"},"properties":{"noteIndex":0},"schema":"https://github.com/citation-style-language/schema/raw/master/csl-citation.json"}</w:instrText>
      </w:r>
      <w:r w:rsidR="0073644E">
        <w:rPr>
          <w:lang w:eastAsia="zh-CN"/>
        </w:rPr>
        <w:fldChar w:fldCharType="separate"/>
      </w:r>
      <w:r w:rsidR="006B06A7" w:rsidRPr="006B06A7">
        <w:rPr>
          <w:noProof/>
          <w:lang w:eastAsia="zh-CN"/>
        </w:rPr>
        <w:t>[10], [15]</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D7345E">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[16]","plainTextFormattedCitation":"[16]","previouslyFormattedCitation":"[16]"},"properties":{"noteIndex":0},"schema":"https://github.com/citation-style-language/schema/raw/master/csl-citation.json"}</w:instrText>
      </w:r>
      <w:r w:rsidR="0073644E">
        <w:rPr>
          <w:lang w:eastAsia="zh-CN"/>
        </w:rPr>
        <w:fldChar w:fldCharType="separate"/>
      </w:r>
      <w:r w:rsidR="006B06A7" w:rsidRPr="006B06A7">
        <w:rPr>
          <w:noProof/>
          <w:lang w:eastAsia="zh-CN"/>
        </w:rPr>
        <w:t>[16]</w:t>
      </w:r>
      <w:r w:rsidR="0073644E">
        <w:rPr>
          <w:lang w:eastAsia="zh-CN"/>
        </w:rPr>
        <w:fldChar w:fldCharType="end"/>
      </w:r>
      <w:r w:rsidR="0073644E" w:rsidRPr="00252EE8">
        <w:rPr>
          <w:lang w:eastAsia="zh-CN"/>
        </w:rPr>
        <w:t xml:space="preserve"> </w:t>
      </w:r>
      <w:r w:rsidR="0073644E">
        <w:rPr>
          <w:lang w:eastAsia="zh-CN"/>
        </w:rPr>
        <w:fldChar w:fldCharType="begin" w:fldLock="1"/>
      </w:r>
      <w:r w:rsidR="00D7345E">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[17]","plainTextFormattedCitation":"[17]","previouslyFormattedCitation":"[17]"},"properties":{"noteIndex":0},"schema":"https://github.com/citation-style-language/schema/raw/master/csl-citation.json"}</w:instrText>
      </w:r>
      <w:r w:rsidR="0073644E">
        <w:rPr>
          <w:lang w:eastAsia="zh-CN"/>
        </w:rPr>
        <w:fldChar w:fldCharType="separate"/>
      </w:r>
      <w:r w:rsidR="006B06A7" w:rsidRPr="006B06A7">
        <w:rPr>
          <w:noProof/>
          <w:lang w:eastAsia="zh-CN"/>
        </w:rPr>
        <w:t>[17]</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turns - consist</w:t>
      </w:r>
      <w:ins w:id="259" w:author="Microsoft Office User" w:date="2021-04-15T12:00:00Z">
        <w:r>
          <w:rPr>
            <w:lang w:eastAsia="zh-CN"/>
          </w:rPr>
          <w:t>ing</w:t>
        </w:r>
      </w:ins>
      <w:r w:rsidR="00753EE5">
        <w:rPr>
          <w:lang w:eastAsia="zh-CN"/>
        </w:rPr>
        <w:t xml:space="preserve">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2F494A">
        <w:rPr>
          <w:lang w:eastAsia="zh-CN"/>
        </w:rPr>
        <w:t xml:space="preserve">The </w:t>
      </w:r>
      <w:del w:id="260" w:author="Microsoft Office User" w:date="2021-04-15T12:01:00Z">
        <w:r w:rsidR="002F494A" w:rsidDel="001B0B6F">
          <w:rPr>
            <w:lang w:eastAsia="zh-CN"/>
          </w:rPr>
          <w:delText xml:space="preserve">curvature </w:delText>
        </w:r>
        <w:r w:rsidR="008A23B2" w:rsidDel="001B0B6F">
          <w:rPr>
            <w:lang w:eastAsia="zh-CN"/>
          </w:rPr>
          <w:delText>of</w:delText>
        </w:r>
        <w:r w:rsidR="002F494A" w:rsidDel="001B0B6F">
          <w:rPr>
            <w:lang w:eastAsia="zh-CN"/>
          </w:rPr>
          <w:delText xml:space="preserve"> the </w:delText>
        </w:r>
      </w:del>
      <w:r w:rsidR="008A23B2">
        <w:rPr>
          <w:lang w:eastAsia="zh-CN"/>
        </w:rPr>
        <w:t xml:space="preserve">spiral </w:t>
      </w:r>
      <w:ins w:id="261" w:author="Microsoft Office User" w:date="2021-04-15T12:01:00Z">
        <w:r w:rsidR="001B0B6F">
          <w:rPr>
            <w:lang w:eastAsia="zh-CN"/>
          </w:rPr>
          <w:t>segments are defined to</w:t>
        </w:r>
      </w:ins>
      <w:del w:id="262" w:author="Microsoft Office User" w:date="2021-04-15T12:01:00Z">
        <w:r w:rsidR="008A23B2" w:rsidDel="001B0B6F">
          <w:rPr>
            <w:lang w:eastAsia="zh-CN"/>
          </w:rPr>
          <w:delText>is</w:delText>
        </w:r>
      </w:del>
      <w:ins w:id="263" w:author="Microsoft Office User" w:date="2021-04-15T12:01:00Z">
        <w:r w:rsidR="001B0B6F">
          <w:rPr>
            <w:lang w:eastAsia="zh-CN"/>
          </w:rPr>
          <w:t xml:space="preserve"> have</w:t>
        </w:r>
      </w:ins>
      <w:r w:rsidR="008A23B2">
        <w:rPr>
          <w:lang w:eastAsia="zh-CN"/>
        </w:rPr>
        <w:t xml:space="preserve"> linearly increasing </w:t>
      </w:r>
      <w:ins w:id="264" w:author="Microsoft Office User" w:date="2021-04-15T12:01:00Z">
        <w:r w:rsidR="001B0B6F">
          <w:rPr>
            <w:lang w:eastAsia="zh-CN"/>
          </w:rPr>
          <w:t xml:space="preserve">or decreasing curvature </w:t>
        </w:r>
      </w:ins>
      <w:r w:rsidR="008A23B2">
        <w:rPr>
          <w:lang w:eastAsia="zh-CN"/>
        </w:rPr>
        <w:t>along</w:t>
      </w:r>
      <w:r w:rsidR="00F36302">
        <w:rPr>
          <w:lang w:eastAsia="zh-CN"/>
        </w:rPr>
        <w:t xml:space="preserve"> </w:t>
      </w:r>
      <w:del w:id="265" w:author="Microsoft Office User" w:date="2021-04-15T12:01:00Z">
        <w:r w:rsidR="00F36302" w:rsidDel="001B0B6F">
          <w:rPr>
            <w:lang w:eastAsia="zh-CN"/>
          </w:rPr>
          <w:delText>with</w:delText>
        </w:r>
        <w:r w:rsidR="008A23B2" w:rsidDel="001B0B6F">
          <w:rPr>
            <w:lang w:eastAsia="zh-CN"/>
          </w:rPr>
          <w:delText xml:space="preserve"> </w:delText>
        </w:r>
      </w:del>
      <w:r w:rsidR="00F36302">
        <w:rPr>
          <w:lang w:eastAsia="zh-CN"/>
        </w:rPr>
        <w:t xml:space="preserve">the </w:t>
      </w:r>
      <w:ins w:id="266" w:author="Microsoft Office User" w:date="2021-04-15T12:01:00Z">
        <w:r w:rsidR="001B0B6F">
          <w:rPr>
            <w:lang w:eastAsia="zh-CN"/>
          </w:rPr>
          <w:t>path</w:t>
        </w:r>
      </w:ins>
      <w:del w:id="267" w:author="Microsoft Office User" w:date="2021-04-15T12:02:00Z">
        <w:r w:rsidR="008A23B2" w:rsidDel="001B0B6F">
          <w:rPr>
            <w:lang w:eastAsia="zh-CN"/>
          </w:rPr>
          <w:delText>distance</w:delText>
        </w:r>
      </w:del>
      <w:r w:rsidR="00E364B1">
        <w:rPr>
          <w:lang w:eastAsia="zh-CN"/>
        </w:rPr>
        <w:t>:</w:t>
      </w:r>
      <w:r w:rsidR="00A13E35">
        <w:rPr>
          <w:lang w:eastAsia="zh-CN"/>
        </w:rPr>
        <w:t xml:space="preserve"> </w:t>
      </w:r>
    </w:p>
    <w:p w14:paraId="055F9320" w14:textId="06A29853" w:rsidR="00E364B1" w:rsidRDefault="00686F9C" w:rsidP="00686F9C">
      <w:pPr>
        <w:pStyle w:val="MTDisplayEquation"/>
      </w:pPr>
      <w:r>
        <w:tab/>
      </w:r>
      <w:r w:rsidR="00EF1EF1" w:rsidRPr="00686F9C">
        <w:rPr>
          <w:noProof/>
          <w:position w:val="-10"/>
        </w:rPr>
        <w:object w:dxaOrig="1100" w:dyaOrig="300" w14:anchorId="13CEEDF8">
          <v:shape id="_x0000_i1035" type="#_x0000_t75" alt="" style="width:55.35pt;height:15.05pt;mso-width-percent:0;mso-height-percent:0;mso-width-percent:0;mso-height-percent:0" o:ole="">
            <v:imagedata r:id="rId35" o:title=""/>
          </v:shape>
          <o:OLEObject Type="Embed" ProgID="Equation.DSMT4" ShapeID="_x0000_i1035" DrawAspect="Content" ObjectID="_1680299297"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A68A2">
        <w:fldChar w:fldCharType="begin"/>
      </w:r>
      <w:r w:rsidR="00FA68A2">
        <w:instrText xml:space="preserve"> SEQ MTEqn \c \* Arabic \* MERGEFORMAT </w:instrText>
      </w:r>
      <w:r w:rsidR="00FA68A2">
        <w:fldChar w:fldCharType="separate"/>
      </w:r>
      <w:r w:rsidR="00F06767">
        <w:rPr>
          <w:noProof/>
        </w:rPr>
        <w:instrText>9</w:instrText>
      </w:r>
      <w:r w:rsidR="00FA68A2">
        <w:rPr>
          <w:noProof/>
        </w:rPr>
        <w:fldChar w:fldCharType="end"/>
      </w:r>
      <w:r>
        <w:instrText>)</w:instrText>
      </w:r>
      <w:r>
        <w:fldChar w:fldCharType="end"/>
      </w:r>
    </w:p>
    <w:p w14:paraId="389B538A" w14:textId="6732DC58" w:rsidR="00686F9C" w:rsidRDefault="00E364B1" w:rsidP="00686F9C">
      <w:pPr>
        <w:pStyle w:val="BodyText"/>
        <w:ind w:firstLine="0"/>
        <w:rPr>
          <w:lang w:eastAsia="zh-CN"/>
        </w:rPr>
      </w:pPr>
      <w:r>
        <w:rPr>
          <w:lang w:eastAsia="zh-CN"/>
        </w:rPr>
        <w:t xml:space="preserve">where </w:t>
      </w:r>
      <w:r w:rsidR="00686F9C" w:rsidRPr="00686F9C">
        <w:rPr>
          <w:i/>
          <w:iCs/>
          <w:lang w:eastAsia="zh-CN"/>
        </w:rPr>
        <w:t>s</w:t>
      </w:r>
      <w:ins w:id="268" w:author="Microsoft Office User" w:date="2021-04-15T12:01:00Z">
        <w:r w:rsidR="001B0B6F">
          <w:rPr>
            <w:i/>
            <w:iCs/>
            <w:lang w:eastAsia="zh-CN"/>
          </w:rPr>
          <w:t>,</w:t>
        </w:r>
      </w:ins>
      <w:r w:rsidR="00686F9C">
        <w:rPr>
          <w:lang w:eastAsia="zh-CN"/>
        </w:rPr>
        <w:t xml:space="preserve"> </w:t>
      </w:r>
      <w:del w:id="269" w:author="Microsoft Office User" w:date="2021-04-15T12:01:00Z">
        <w:r w:rsidR="002B7F9A" w:rsidDel="001B0B6F">
          <w:rPr>
            <w:lang w:eastAsia="zh-CN"/>
          </w:rPr>
          <w:delText>called</w:delText>
        </w:r>
      </w:del>
      <w:ins w:id="270" w:author="Microsoft Office User" w:date="2021-04-15T12:01:00Z">
        <w:r w:rsidR="001B0B6F">
          <w:rPr>
            <w:lang w:eastAsia="zh-CN"/>
          </w:rPr>
          <w:t>referred to as</w:t>
        </w:r>
      </w:ins>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ins w:id="271" w:author="Microsoft Office User" w:date="2021-04-15T12:02:00Z">
        <w:r w:rsidR="001B0B6F">
          <w:rPr>
            <w:lang w:eastAsia="zh-CN"/>
          </w:rPr>
          <w:t>,</w:t>
        </w:r>
      </w:ins>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86F9C">
        <w:rPr>
          <w:lang w:eastAsia="zh-CN"/>
        </w:rPr>
        <w:t>κ</w:t>
      </w:r>
      <w:r w:rsidR="00686F9C" w:rsidRPr="00686F9C">
        <w:rPr>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6664C5C5" w:rsidR="00766FA2" w:rsidRPr="00E64D5A"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instrText>ADDIN CSL_CITATION {"citationItems":[{"id":"ITEM-1","itemData":{"URL":"https://www.larson.psu.edu/about/test-track.aspx","accessed":{"date-parts":[["2021","4","8"]]},"id":"ITEM-1","issued":{"date-parts":[["0"]]},"title":"Test Track","type":"webpage"},"uris":["http://www.mendeley.com/documents/?uuid=e41ec300-94db-4650-8590-9a6ca89c9a71"]}],"mendeley":{"formattedCitation":"[18]","plainTextFormattedCitation":"[18]","previouslyFormattedCitation":"[18]"},"properties":{"noteIndex":0},"schema":"https://github.com/citation-style-language/schema/raw/master/csl-citation.json"}</w:instrText>
      </w:r>
      <w:r>
        <w:fldChar w:fldCharType="separate"/>
      </w:r>
      <w:r w:rsidRPr="00FB4CBF">
        <w:rPr>
          <w:noProof/>
        </w:rPr>
        <w:t>[18]</w:t>
      </w:r>
      <w:r>
        <w:fldChar w:fldCharType="end"/>
      </w:r>
      <w:r w:rsidRPr="00533E48">
        <w:t xml:space="preserve"> </w:t>
      </w:r>
      <w:r>
        <w:rPr>
          <w:lang w:eastAsia="zh-CN"/>
        </w:rPr>
        <w:t xml:space="preserve">is shown in </w:t>
      </w:r>
      <w:r w:rsidRPr="006A3518">
        <w:rPr>
          <w:highlight w:val="yellow"/>
          <w:lang w:eastAsia="zh-CN"/>
        </w:rPr>
        <w:t>Fig. 4.</w:t>
      </w:r>
      <w:r>
        <w:rPr>
          <w:lang w:eastAsia="zh-CN"/>
        </w:rPr>
        <w:t xml:space="preserve"> The path is given according to the highway road design rule which decomposes the corner</w:t>
      </w:r>
      <w:del w:id="272" w:author="Microsoft Office User" w:date="2021-04-15T12:02:00Z">
        <w:r w:rsidDel="001B0B6F">
          <w:rPr>
            <w:lang w:eastAsia="zh-CN"/>
          </w:rPr>
          <w:delText>ing</w:delText>
        </w:r>
      </w:del>
      <w:r>
        <w:rPr>
          <w:lang w:eastAsia="zh-CN"/>
        </w:rPr>
        <w:t xml:space="preserve"> into three phases: an entry </w:t>
      </w:r>
      <w:proofErr w:type="spellStart"/>
      <w:r>
        <w:rPr>
          <w:lang w:eastAsia="zh-CN"/>
        </w:rPr>
        <w:t>clothoid</w:t>
      </w:r>
      <w:proofErr w:type="spellEnd"/>
      <w:r>
        <w:rPr>
          <w:lang w:eastAsia="zh-CN"/>
        </w:rPr>
        <w:t xml:space="preserve"> </w:t>
      </w:r>
      <w:r w:rsidRPr="00EC43D9">
        <w:rPr>
          <w:strike/>
          <w:lang w:eastAsia="zh-CN"/>
        </w:rPr>
        <w:t>for trail braking</w:t>
      </w:r>
      <w:r>
        <w:rPr>
          <w:lang w:eastAsia="zh-CN"/>
        </w:rPr>
        <w:t>, a cir</w:t>
      </w:r>
      <w:ins w:id="273" w:author="Microsoft Office User" w:date="2021-04-15T12:03:00Z">
        <w:r w:rsidR="001B0B6F">
          <w:rPr>
            <w:lang w:eastAsia="zh-CN"/>
          </w:rPr>
          <w:t>cular</w:t>
        </w:r>
      </w:ins>
      <w:del w:id="274" w:author="Microsoft Office User" w:date="2021-04-15T12:03:00Z">
        <w:r w:rsidDel="001B0B6F">
          <w:rPr>
            <w:lang w:eastAsia="zh-CN"/>
          </w:rPr>
          <w:delText>cle</w:delText>
        </w:r>
      </w:del>
      <w:r>
        <w:rPr>
          <w:lang w:eastAsia="zh-CN"/>
        </w:rPr>
        <w:t xml:space="preserve"> arc </w:t>
      </w:r>
      <w:r w:rsidRPr="00EC43D9">
        <w:rPr>
          <w:strike/>
          <w:lang w:eastAsia="zh-CN"/>
        </w:rPr>
        <w:t>for pure cornering</w:t>
      </w:r>
      <w:r>
        <w:rPr>
          <w:lang w:eastAsia="zh-CN"/>
        </w:rPr>
        <w:t xml:space="preserve">, and an exit </w:t>
      </w:r>
      <w:proofErr w:type="spellStart"/>
      <w:r>
        <w:rPr>
          <w:lang w:eastAsia="zh-CN"/>
        </w:rPr>
        <w:t>clothoid</w:t>
      </w:r>
      <w:proofErr w:type="spellEnd"/>
      <w:r>
        <w:rPr>
          <w:lang w:eastAsia="zh-CN"/>
        </w:rPr>
        <w:t xml:space="preserve"> </w:t>
      </w:r>
      <w:r w:rsidRPr="00EC43D9">
        <w:rPr>
          <w:strike/>
          <w:lang w:eastAsia="zh-CN"/>
        </w:rPr>
        <w:t>for throttle exit</w:t>
      </w:r>
      <w:r>
        <w:rPr>
          <w:lang w:eastAsia="zh-CN"/>
        </w:rPr>
        <w:t xml:space="preserve"> </w:t>
      </w:r>
      <w:r>
        <w:rPr>
          <w:lang w:eastAsia="zh-CN"/>
        </w:rPr>
        <w:fldChar w:fldCharType="begin" w:fldLock="1"/>
      </w:r>
      <w:r>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plainTextFormattedCitation":"[10]","previouslyFormattedCitation":"[10]"},"properties":{"noteIndex":0},"schema":"https://github.com/citation-style-language/schema/raw/master/csl-citation.json"}</w:instrText>
      </w:r>
      <w:r>
        <w:rPr>
          <w:lang w:eastAsia="zh-CN"/>
        </w:rPr>
        <w:fldChar w:fldCharType="separate"/>
      </w:r>
      <w:r w:rsidRPr="006B06A7">
        <w:rPr>
          <w:noProof/>
          <w:lang w:eastAsia="zh-CN"/>
        </w:rPr>
        <w:t>[10]</w:t>
      </w:r>
      <w:r>
        <w:rPr>
          <w:lang w:eastAsia="zh-CN"/>
        </w:rPr>
        <w:fldChar w:fldCharType="end"/>
      </w:r>
      <w:r>
        <w:rPr>
          <w:lang w:eastAsia="zh-CN"/>
        </w:rPr>
        <w:t xml:space="preserve">. The </w:t>
      </w:r>
      <w:ins w:id="275" w:author="Microsoft Office User" w:date="2021-04-15T12:06:00Z">
        <w:r w:rsidR="001B0B6F">
          <w:rPr>
            <w:lang w:eastAsia="zh-CN"/>
          </w:rPr>
          <w:t xml:space="preserve">corresponding </w:t>
        </w:r>
      </w:ins>
      <w:r>
        <w:rPr>
          <w:lang w:eastAsia="zh-CN"/>
        </w:rPr>
        <w:t>curvature</w:t>
      </w:r>
      <w:ins w:id="276" w:author="Microsoft Office User" w:date="2021-04-15T12:03:00Z">
        <w:r w:rsidR="001B0B6F">
          <w:rPr>
            <w:lang w:eastAsia="zh-CN"/>
          </w:rPr>
          <w:t>,</w:t>
        </w:r>
      </w:ins>
      <w:r>
        <w:rPr>
          <w:lang w:eastAsia="zh-CN"/>
        </w:rPr>
        <w:t xml:space="preserve"> </w:t>
      </w:r>
      <w:ins w:id="277" w:author="Microsoft Office User" w:date="2021-04-15T12:03:00Z">
        <w:r w:rsidR="001B0B6F">
          <w:rPr>
            <w:lang w:eastAsia="zh-CN"/>
          </w:rPr>
          <w:t xml:space="preserve">along with </w:t>
        </w:r>
      </w:ins>
      <w:del w:id="278" w:author="Microsoft Office User" w:date="2021-04-15T12:03:00Z">
        <w:r w:rsidDel="001B0B6F">
          <w:rPr>
            <w:lang w:eastAsia="zh-CN"/>
          </w:rPr>
          <w:delText xml:space="preserve">and previewed friction coefficient </w:delText>
        </w:r>
      </w:del>
      <w:ins w:id="279" w:author="Microsoft Office User" w:date="2021-04-15T12:03:00Z">
        <w:r w:rsidR="001B0B6F">
          <w:rPr>
            <w:lang w:eastAsia="zh-CN"/>
          </w:rPr>
          <w:t>the</w:t>
        </w:r>
      </w:ins>
      <w:del w:id="280" w:author="Microsoft Office User" w:date="2021-04-15T12:03:00Z">
        <w:r w:rsidDel="001B0B6F">
          <w:rPr>
            <w:lang w:eastAsia="zh-CN"/>
          </w:rPr>
          <w:delText>and</w:delText>
        </w:r>
      </w:del>
      <w:r>
        <w:rPr>
          <w:lang w:eastAsia="zh-CN"/>
        </w:rPr>
        <w:t xml:space="preserve"> </w:t>
      </w:r>
      <w:ins w:id="281" w:author="Microsoft Office User" w:date="2021-04-15T12:04:00Z">
        <w:r w:rsidR="001B0B6F">
          <w:rPr>
            <w:lang w:eastAsia="zh-CN"/>
          </w:rPr>
          <w:t xml:space="preserve">road </w:t>
        </w:r>
      </w:ins>
      <w:r>
        <w:rPr>
          <w:lang w:eastAsia="zh-CN"/>
        </w:rPr>
        <w:t xml:space="preserve">grade </w:t>
      </w:r>
      <w:ins w:id="282" w:author="Microsoft Office User" w:date="2021-04-15T12:03:00Z">
        <w:r w:rsidR="001B0B6F">
          <w:rPr>
            <w:lang w:eastAsia="zh-CN"/>
          </w:rPr>
          <w:t xml:space="preserve">and a </w:t>
        </w:r>
      </w:ins>
      <w:ins w:id="283" w:author="Microsoft Office User" w:date="2021-04-15T12:04:00Z">
        <w:r w:rsidR="001B0B6F">
          <w:rPr>
            <w:lang w:eastAsia="zh-CN"/>
          </w:rPr>
          <w:t xml:space="preserve">hypothetical </w:t>
        </w:r>
      </w:ins>
      <w:ins w:id="284" w:author="Microsoft Office User" w:date="2021-04-15T12:03:00Z">
        <w:r w:rsidR="001B0B6F">
          <w:rPr>
            <w:lang w:eastAsia="zh-CN"/>
          </w:rPr>
          <w:t xml:space="preserve">friction </w:t>
        </w:r>
      </w:ins>
      <w:ins w:id="285" w:author="Microsoft Office User" w:date="2021-04-15T12:04:00Z">
        <w:r w:rsidR="001B0B6F">
          <w:rPr>
            <w:lang w:eastAsia="zh-CN"/>
          </w:rPr>
          <w:t>profile</w:t>
        </w:r>
      </w:ins>
      <w:ins w:id="286" w:author="Microsoft Office User" w:date="2021-04-15T12:03:00Z">
        <w:r w:rsidR="001B0B6F">
          <w:rPr>
            <w:lang w:eastAsia="zh-CN"/>
          </w:rPr>
          <w:t xml:space="preserve">, </w:t>
        </w:r>
      </w:ins>
      <w:r>
        <w:rPr>
          <w:lang w:eastAsia="zh-CN"/>
        </w:rPr>
        <w:t>are shown in Fig. 5. All of these path parameters can be descri</w:t>
      </w:r>
      <w:r w:rsidRPr="005D3D09">
        <w:rPr>
          <w:lang w:eastAsia="zh-CN"/>
        </w:rPr>
        <w:t xml:space="preserve">bed as a function of </w:t>
      </w:r>
      <w:r>
        <w:rPr>
          <w:lang w:eastAsia="zh-CN"/>
        </w:rPr>
        <w:t xml:space="preserve">the path </w:t>
      </w:r>
      <w:r w:rsidRPr="005D3D09">
        <w:rPr>
          <w:lang w:eastAsia="zh-CN"/>
        </w:rPr>
        <w:t>station: κ(s), μ(</w:t>
      </w:r>
      <w:r w:rsidRPr="00341F97">
        <w:rPr>
          <w:lang w:eastAsia="zh-CN"/>
        </w:rPr>
        <w:t>s), θ(s).</w:t>
      </w:r>
      <w:r>
        <w:rPr>
          <w:lang w:eastAsia="zh-CN"/>
        </w:rPr>
        <w:t xml:space="preserve"> The </w:t>
      </w:r>
      <w:del w:id="287" w:author="Microsoft Office User" w:date="2021-04-15T12:04:00Z">
        <w:r w:rsidDel="001B0B6F">
          <w:rPr>
            <w:lang w:eastAsia="zh-CN"/>
          </w:rPr>
          <w:delText xml:space="preserve">example </w:delText>
        </w:r>
      </w:del>
      <w:ins w:id="288" w:author="Microsoft Office User" w:date="2021-04-15T12:04:00Z">
        <w:r w:rsidR="001B0B6F">
          <w:rPr>
            <w:lang w:eastAsia="zh-CN"/>
          </w:rPr>
          <w:t xml:space="preserve">portions of the </w:t>
        </w:r>
      </w:ins>
      <w:r>
        <w:rPr>
          <w:lang w:eastAsia="zh-CN"/>
        </w:rPr>
        <w:t xml:space="preserve">path where the grade is </w:t>
      </w:r>
      <w:del w:id="289" w:author="Microsoft Office User" w:date="2021-04-15T12:05:00Z">
        <w:r w:rsidDel="001B0B6F">
          <w:rPr>
            <w:lang w:eastAsia="zh-CN"/>
          </w:rPr>
          <w:delText>not zero</w:delText>
        </w:r>
      </w:del>
      <w:ins w:id="290" w:author="Microsoft Office User" w:date="2021-04-15T12:05:00Z">
        <w:r w:rsidR="001B0B6F">
          <w:rPr>
            <w:lang w:eastAsia="zh-CN"/>
          </w:rPr>
          <w:t>non-zero</w:t>
        </w:r>
      </w:ins>
      <w:r>
        <w:rPr>
          <w:lang w:eastAsia="zh-CN"/>
        </w:rPr>
        <w:t xml:space="preserve"> </w:t>
      </w:r>
      <w:del w:id="291" w:author="Microsoft Office User" w:date="2021-04-15T12:04:00Z">
        <w:r w:rsidDel="001B0B6F">
          <w:rPr>
            <w:lang w:eastAsia="zh-CN"/>
          </w:rPr>
          <w:delText xml:space="preserve">is </w:delText>
        </w:r>
      </w:del>
      <w:ins w:id="292" w:author="Microsoft Office User" w:date="2021-04-15T12:04:00Z">
        <w:r w:rsidR="001B0B6F">
          <w:rPr>
            <w:lang w:eastAsia="zh-CN"/>
          </w:rPr>
          <w:t xml:space="preserve">was chosen to be </w:t>
        </w:r>
      </w:ins>
      <w:r>
        <w:rPr>
          <w:lang w:eastAsia="zh-CN"/>
        </w:rPr>
        <w:t>similar to the off-ramp and on-ramp part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1847F67E"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(9) and the desired path description, the speed profile can be determined. </w:t>
      </w:r>
      <w:r>
        <w:t>The approach presented in this paper is i</w:t>
      </w:r>
      <w:r>
        <w:rPr>
          <w:lang w:eastAsia="zh-CN"/>
        </w:rPr>
        <w:t xml:space="preserve">nspired by </w:t>
      </w:r>
      <w:del w:id="293" w:author="Microsoft Office User" w:date="2021-04-15T12:05:00Z">
        <w:r w:rsidDel="001B0B6F">
          <w:rPr>
            <w:lang w:eastAsia="zh-CN"/>
          </w:rPr>
          <w:delText>those works:</w:delText>
        </w:r>
      </w:del>
      <w:ins w:id="294" w:author="Microsoft Office User" w:date="2021-04-15T12:05:00Z">
        <w:r w:rsidR="001B0B6F">
          <w:rPr>
            <w:lang w:eastAsia="zh-CN"/>
          </w:rPr>
          <w:t xml:space="preserve">previous work that addressed the </w:t>
        </w:r>
      </w:ins>
      <w:ins w:id="295" w:author="Microsoft Office User" w:date="2021-04-15T12:06:00Z">
        <w:r w:rsidR="001B0B6F">
          <w:rPr>
            <w:lang w:eastAsia="zh-CN"/>
          </w:rPr>
          <w:t>profile determination via</w:t>
        </w:r>
      </w:ins>
      <w:r>
        <w:rPr>
          <w:lang w:eastAsia="zh-CN"/>
        </w:rPr>
        <w:t xml:space="preserve"> </w:t>
      </w:r>
      <w:r>
        <w:t xml:space="preserve">three passes </w:t>
      </w:r>
      <w:r>
        <w:fldChar w:fldCharType="begin" w:fldLock="1"/>
      </w:r>
      <w: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[11]","plainTextFormattedCitation":"[11]","previouslyFormattedCitation":"[11]"},"properties":{"noteIndex":0},"schema":"https://github.com/citation-style-language/schema/raw/master/csl-citation.json"}</w:instrText>
      </w:r>
      <w:r>
        <w:fldChar w:fldCharType="separate"/>
      </w:r>
      <w:r w:rsidRPr="006B06A7">
        <w:rPr>
          <w:noProof/>
        </w:rPr>
        <w:t>[11]</w:t>
      </w:r>
      <w:r>
        <w:fldChar w:fldCharType="end"/>
      </w:r>
      <w:r>
        <w:t xml:space="preserve">, nonlinear optimization </w:t>
      </w:r>
      <w:r>
        <w:fldChar w:fldCharType="begin" w:fldLock="1"/>
      </w:r>
      <w: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fldChar w:fldCharType="separate"/>
      </w:r>
      <w:r w:rsidRPr="00417A18">
        <w:rPr>
          <w:noProof/>
        </w:rPr>
        <w:t>[3]</w:t>
      </w:r>
      <w:r>
        <w:fldChar w:fldCharType="end"/>
      </w:r>
      <w:r>
        <w:t xml:space="preserve">, </w:t>
      </w:r>
      <w:ins w:id="296" w:author="Microsoft Office User" w:date="2021-04-15T12:06:00Z">
        <w:r w:rsidR="001B0B6F">
          <w:t xml:space="preserve">and </w:t>
        </w:r>
      </w:ins>
      <w:r>
        <w:t xml:space="preserve">segment and iteration </w:t>
      </w:r>
      <w:r>
        <w:fldChar w:fldCharType="begin" w:fldLock="1"/>
      </w:r>
      <w:r>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[19]","plainTextFormattedCitation":"[19]","previouslyFormattedCitation":"[19]"},"properties":{"noteIndex":0},"schema":"https://github.com/citation-style-language/schema/raw/master/csl-citation.json"}</w:instrText>
      </w:r>
      <w:r>
        <w:fldChar w:fldCharType="separate"/>
      </w:r>
      <w:r w:rsidRPr="00FB4CBF">
        <w:rPr>
          <w:noProof/>
        </w:rPr>
        <w:t>[19]</w:t>
      </w:r>
      <w:r>
        <w:fldChar w:fldCharType="end"/>
      </w:r>
      <w:r>
        <w:t>, where a velocity profile is planned given the path curvature.</w:t>
      </w:r>
    </w:p>
    <w:p w14:paraId="643D45E6" w14:textId="132B93BB" w:rsidR="00447691" w:rsidRDefault="00D14FFE" w:rsidP="00447691">
      <w:pPr>
        <w:pStyle w:val="BodyText"/>
        <w:ind w:firstLine="0"/>
        <w:rPr>
          <w:lang w:eastAsia="zh-CN"/>
        </w:rPr>
      </w:pPr>
      <w:r>
        <w:rPr>
          <w:noProof/>
          <w:lang w:eastAsia="zh-CN"/>
        </w:rPr>
        <mc:AlternateContent>
          <mc:Choice Requires="wps">
            <w:drawing>
              <wp:inline distT="0" distB="0" distL="0" distR="0" wp14:anchorId="41314E84" wp14:editId="24EBE2BD">
                <wp:extent cx="3089910" cy="2006600"/>
                <wp:effectExtent l="0" t="0" r="0" b="0"/>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200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C8326" w14:textId="380612F4" w:rsidR="00EA3036" w:rsidRDefault="00EA3036"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EA3036" w:rsidRDefault="00EA3036" w:rsidP="00447691">
                            <w:pPr>
                              <w:pStyle w:val="figurecaption"/>
                              <w:numPr>
                                <w:ilvl w:val="0"/>
                                <w:numId w:val="0"/>
                              </w:numPr>
                              <w:jc w:val="both"/>
                              <w:rPr>
                                <w:lang w:eastAsia="zh-CN"/>
                              </w:rPr>
                            </w:pPr>
                            <w:r>
                              <w:t>Figure 4. A circular</w:t>
                            </w:r>
                            <w:r w:rsidRPr="00B02E4B">
                              <w:t xml:space="preserve"> </w:t>
                            </w:r>
                            <w:r>
                              <w:t>oval smaple path.</w:t>
                            </w:r>
                          </w:p>
                        </w:txbxContent>
                      </wps:txbx>
                      <wps:bodyPr rot="0" vert="horz" wrap="square" lIns="91440" tIns="45720" rIns="91440" bIns="45720" anchor="t" anchorCtr="0" upright="1">
                        <a:noAutofit/>
                      </wps:bodyPr>
                    </wps:wsp>
                  </a:graphicData>
                </a:graphic>
              </wp:inline>
            </w:drawing>
          </mc:Choice>
          <mc:Fallback>
            <w:pict>
              <v:shape w14:anchorId="41314E84" id="_x0000_s1029" type="#_x0000_t202" style="width:243.3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" stroked="f">
                <v:textbox>
                  <w:txbxContent>
                    <w:p w14:paraId="6FDC8326" w14:textId="380612F4" w:rsidR="00EA3036" w:rsidRDefault="00EA3036"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EA3036" w:rsidRDefault="00EA3036" w:rsidP="00447691">
                      <w:pPr>
                        <w:pStyle w:val="figurecaption"/>
                        <w:numPr>
                          <w:ilvl w:val="0"/>
                          <w:numId w:val="0"/>
                        </w:numPr>
                        <w:jc w:val="both"/>
                        <w:rPr>
                          <w:lang w:eastAsia="zh-CN"/>
                        </w:rPr>
                      </w:pPr>
                      <w:r>
                        <w:t>Figure 4. A circular</w:t>
                      </w:r>
                      <w:r w:rsidRPr="00B02E4B">
                        <w:t xml:space="preserve"> </w:t>
                      </w:r>
                      <w:r>
                        <w:t>oval smaple path.</w:t>
                      </w:r>
                    </w:p>
                  </w:txbxContent>
                </v:textbox>
                <w10:anchorlock/>
              </v:shape>
            </w:pict>
          </mc:Fallback>
        </mc:AlternateContent>
      </w:r>
    </w:p>
    <w:p w14:paraId="6EF6907D" w14:textId="48323846" w:rsidR="00DC2D8D" w:rsidRPr="00403080" w:rsidRDefault="00DC2809" w:rsidP="00956075">
      <w:pPr>
        <w:pStyle w:val="BodyText"/>
        <w:ind w:firstLine="0"/>
        <w:rPr>
          <w:highlight w:val="yellow"/>
          <w:lang w:eastAsia="zh-CN"/>
        </w:rPr>
      </w:pPr>
      <w:r>
        <w:rPr>
          <w:noProof/>
          <w:lang w:eastAsia="zh-CN"/>
        </w:rPr>
        <w:lastRenderedPageBreak/>
        <mc:AlternateContent>
          <mc:Choice Requires="wps">
            <w:drawing>
              <wp:inline distT="0" distB="0" distL="0" distR="0" wp14:anchorId="5204A6D0" wp14:editId="3C60373C">
                <wp:extent cx="3067050" cy="2902858"/>
                <wp:effectExtent l="0" t="0" r="0" b="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9028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7E6A8035" w:rsidR="00EA3036" w:rsidRDefault="00EA3036"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8">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2E7860BF" w:rsidR="00EA3036" w:rsidRDefault="00EA3036"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w:t>
                            </w:r>
                          </w:p>
                        </w:txbxContent>
                      </wps:txbx>
                      <wps:bodyPr rot="0" vert="horz" wrap="square" lIns="91440" tIns="45720" rIns="91440" bIns="45720" anchor="t" anchorCtr="0" upright="1">
                        <a:noAutofit/>
                      </wps:bodyPr>
                    </wps:wsp>
                  </a:graphicData>
                </a:graphic>
              </wp:inline>
            </w:drawing>
          </mc:Choice>
          <mc:Fallback>
            <w:pict>
              <v:shape w14:anchorId="5204A6D0" id="_x0000_s1030" type="#_x0000_t202" style="width:241.5pt;height:22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" stroked="f">
                <v:textbox>
                  <w:txbxContent>
                    <w:p w14:paraId="7F76D6FC" w14:textId="7E6A8035" w:rsidR="00EA3036" w:rsidRDefault="00EA3036"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8">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2E7860BF" w:rsidR="00EA3036" w:rsidRDefault="00EA3036"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w:t>
                      </w:r>
                    </w:p>
                  </w:txbxContent>
                </v:textbox>
                <w10:anchorlock/>
              </v:shape>
            </w:pict>
          </mc:Fallback>
        </mc:AlternateContent>
      </w:r>
    </w:p>
    <w:p w14:paraId="11328A10" w14:textId="68AD32B7" w:rsidR="000906DE" w:rsidRDefault="000906DE" w:rsidP="000906DE">
      <w:pPr>
        <w:pStyle w:val="BodyText"/>
        <w:rPr>
          <w:lang w:eastAsia="zh-CN"/>
        </w:rPr>
      </w:pPr>
      <w:del w:id="297" w:author="Microsoft Office User" w:date="2021-04-15T12:07:00Z">
        <w:r w:rsidDel="001B0B6F">
          <w:rPr>
            <w:lang w:eastAsia="zh-CN"/>
          </w:rPr>
          <w:delText xml:space="preserve">Express </w:delText>
        </w:r>
      </w:del>
      <w:ins w:id="298" w:author="Microsoft Office User" w:date="2021-04-15T12:07:00Z">
        <w:r w:rsidR="001B0B6F">
          <w:rPr>
            <w:lang w:eastAsia="zh-CN"/>
          </w:rPr>
          <w:t xml:space="preserve">The first step of the approach is to express </w:t>
        </w:r>
      </w:ins>
      <w:r>
        <w:rPr>
          <w:lang w:eastAsia="zh-CN"/>
        </w:rPr>
        <w:t xml:space="preserve">the longitudinal acceleration with respect to the </w:t>
      </w:r>
      <w:ins w:id="299" w:author="Microsoft Office User" w:date="2021-04-15T12:07:00Z">
        <w:r w:rsidR="001B0B6F">
          <w:rPr>
            <w:lang w:eastAsia="zh-CN"/>
          </w:rPr>
          <w:t xml:space="preserve">vehicle </w:t>
        </w:r>
      </w:ins>
      <w:r>
        <w:rPr>
          <w:lang w:eastAsia="zh-CN"/>
        </w:rPr>
        <w:t>station:</w:t>
      </w:r>
    </w:p>
    <w:p w14:paraId="5AE7452D" w14:textId="77777777" w:rsidR="000906DE" w:rsidRDefault="000906DE" w:rsidP="000906DE">
      <w:pPr>
        <w:pStyle w:val="MTDisplayEquation"/>
      </w:pPr>
      <w:r>
        <w:tab/>
      </w:r>
      <w:r w:rsidR="00EF1EF1" w:rsidRPr="0077673A">
        <w:rPr>
          <w:noProof/>
          <w:position w:val="-20"/>
        </w:rPr>
        <w:object w:dxaOrig="2420" w:dyaOrig="540" w14:anchorId="32AEFA6D">
          <v:shape id="_x0000_i1036" type="#_x0000_t75" alt="" style="width:120.9pt;height:27.4pt;mso-width-percent:0;mso-height-percent:0;mso-width-percent:0;mso-height-percent:0" o:ole="">
            <v:imagedata r:id="rId39" o:title=""/>
          </v:shape>
          <o:OLEObject Type="Embed" ProgID="Equation.DSMT4" ShapeID="_x0000_i1036" DrawAspect="Content" ObjectID="_1680299298"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0" w:name="ZEqnNum809437"/>
      <w:r>
        <w:instrText>(</w:instrText>
      </w:r>
      <w:r w:rsidR="00FA68A2">
        <w:fldChar w:fldCharType="begin"/>
      </w:r>
      <w:r w:rsidR="00FA68A2">
        <w:instrText xml:space="preserve"> SEQ MTEqn \c \* Arabic \* MERGEFORMAT </w:instrText>
      </w:r>
      <w:r w:rsidR="00FA68A2">
        <w:fldChar w:fldCharType="separate"/>
      </w:r>
      <w:r>
        <w:rPr>
          <w:noProof/>
        </w:rPr>
        <w:instrText>10</w:instrText>
      </w:r>
      <w:r w:rsidR="00FA68A2">
        <w:rPr>
          <w:noProof/>
        </w:rPr>
        <w:fldChar w:fldCharType="end"/>
      </w:r>
      <w:r>
        <w:instrText>)</w:instrText>
      </w:r>
      <w:bookmarkEnd w:id="300"/>
      <w:r>
        <w:fldChar w:fldCharType="end"/>
      </w:r>
    </w:p>
    <w:p w14:paraId="7555C67B" w14:textId="36060F10" w:rsidR="000906DE" w:rsidRDefault="000906DE" w:rsidP="000906DE">
      <w:pPr>
        <w:pStyle w:val="BodyText"/>
        <w:rPr>
          <w:lang w:eastAsia="zh-CN"/>
        </w:rPr>
      </w:pPr>
      <w:r>
        <w:rPr>
          <w:lang w:eastAsia="zh-CN"/>
        </w:rPr>
        <w:t>Substitut</w:t>
      </w:r>
      <w:del w:id="301" w:author="Microsoft Office User" w:date="2021-04-15T12:07:00Z">
        <w:r w:rsidDel="001B0B6F">
          <w:rPr>
            <w:lang w:eastAsia="zh-CN"/>
          </w:rPr>
          <w:delText>e</w:delText>
        </w:r>
      </w:del>
      <w:ins w:id="302" w:author="Microsoft Office User" w:date="2021-04-15T12:07:00Z">
        <w:r w:rsidR="001B0B6F">
          <w:rPr>
            <w:lang w:eastAsia="zh-CN"/>
          </w:rPr>
          <w:t>ing</w:t>
        </w:r>
      </w:ins>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Pr="00F06767">
        <w:rPr>
          <w:iCs/>
          <w:lang w:eastAsia="zh-CN"/>
        </w:rPr>
        <w:instrText>(10)</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Pr="00F06767">
        <w:rPr>
          <w:iCs/>
          <w:lang w:eastAsia="zh-CN"/>
        </w:rPr>
        <w:instrText>(8)</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77777777" w:rsidR="000906DE" w:rsidRDefault="000906DE" w:rsidP="000906DE">
      <w:pPr>
        <w:pStyle w:val="MTDisplayEquation"/>
      </w:pPr>
      <w:r>
        <w:tab/>
      </w:r>
      <w:r w:rsidR="00EF1EF1" w:rsidRPr="00403080">
        <w:rPr>
          <w:noProof/>
          <w:position w:val="-22"/>
        </w:rPr>
        <w:object w:dxaOrig="3940" w:dyaOrig="499" w14:anchorId="29FB4FA8">
          <v:shape id="_x0000_i1037" type="#_x0000_t75" alt="" style="width:197.2pt;height:24.2pt;mso-width-percent:0;mso-height-percent:0;mso-width-percent:0;mso-height-percent:0" o:ole="">
            <v:imagedata r:id="rId41" o:title=""/>
          </v:shape>
          <o:OLEObject Type="Embed" ProgID="Equation.DSMT4" ShapeID="_x0000_i1037" DrawAspect="Content" ObjectID="_1680299299"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3" w:name="ZEqnNum358582"/>
      <w:r>
        <w:instrText>(</w:instrText>
      </w:r>
      <w:r w:rsidR="00FA68A2">
        <w:fldChar w:fldCharType="begin"/>
      </w:r>
      <w:r w:rsidR="00FA68A2">
        <w:instrText xml:space="preserve"> SEQ MTEqn \c \* Arabic \* MERGEFORMAT </w:instrText>
      </w:r>
      <w:r w:rsidR="00FA68A2">
        <w:fldChar w:fldCharType="separate"/>
      </w:r>
      <w:r>
        <w:rPr>
          <w:noProof/>
        </w:rPr>
        <w:instrText>11</w:instrText>
      </w:r>
      <w:r w:rsidR="00FA68A2">
        <w:rPr>
          <w:noProof/>
        </w:rPr>
        <w:fldChar w:fldCharType="end"/>
      </w:r>
      <w:r>
        <w:instrText>)</w:instrText>
      </w:r>
      <w:bookmarkEnd w:id="303"/>
      <w:r>
        <w:fldChar w:fldCharType="end"/>
      </w:r>
    </w:p>
    <w:p w14:paraId="4C5A8EE3" w14:textId="6AAFAA73" w:rsidR="000906DE" w:rsidRDefault="001B0B6F" w:rsidP="000906DE">
      <w:pPr>
        <w:pStyle w:val="BodyText"/>
        <w:rPr>
          <w:iCs/>
          <w:lang w:eastAsia="zh-CN"/>
        </w:rPr>
      </w:pPr>
      <w:ins w:id="304" w:author="Microsoft Office User" w:date="2021-04-15T12:07:00Z">
        <w:r>
          <w:rPr>
            <w:iCs/>
            <w:lang w:eastAsia="zh-CN"/>
          </w:rPr>
          <w:t xml:space="preserve">Equation </w:t>
        </w:r>
      </w:ins>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0906DE" w:rsidRPr="00F06767">
        <w:rPr>
          <w:iCs/>
          <w:lang w:eastAsia="zh-CN"/>
        </w:rPr>
        <w:instrText>(11)</w:instrText>
      </w:r>
      <w:r w:rsidR="000906DE">
        <w:rPr>
          <w:iCs/>
          <w:lang w:eastAsia="zh-CN"/>
        </w:rPr>
        <w:fldChar w:fldCharType="end"/>
      </w:r>
      <w:r w:rsidR="000906DE">
        <w:rPr>
          <w:iCs/>
          <w:lang w:eastAsia="zh-CN"/>
        </w:rPr>
        <w:fldChar w:fldCharType="end"/>
      </w:r>
      <w:r w:rsidR="000906DE">
        <w:rPr>
          <w:iCs/>
          <w:lang w:eastAsia="zh-CN"/>
        </w:rPr>
        <w:t xml:space="preserve"> can be solved using a numerical </w:t>
      </w:r>
      <w:r w:rsidR="000906DE">
        <w:t xml:space="preserve">integration </w:t>
      </w:r>
      <w:r w:rsidR="000906DE">
        <w:rPr>
          <w:iCs/>
          <w:lang w:eastAsia="zh-CN"/>
        </w:rPr>
        <w:t xml:space="preserve">method as a general analytical solution cannot be found for </w:t>
      </w:r>
      <w:commentRangeStart w:id="305"/>
      <w:r w:rsidR="000906DE">
        <w:rPr>
          <w:iCs/>
          <w:lang w:eastAsia="zh-CN"/>
        </w:rPr>
        <w:t xml:space="preserve">all cases. </w:t>
      </w:r>
      <w:commentRangeEnd w:id="305"/>
      <w:r>
        <w:rPr>
          <w:rStyle w:val="CommentReference"/>
          <w:rFonts w:eastAsia="等线"/>
          <w:spacing w:val="0"/>
        </w:rPr>
        <w:commentReference w:id="305"/>
      </w:r>
    </w:p>
    <w:p w14:paraId="492868C4" w14:textId="77777777" w:rsidR="000906DE" w:rsidRDefault="000906DE" w:rsidP="000906DE">
      <w:pPr>
        <w:pStyle w:val="MTDisplayEquation"/>
      </w:pPr>
      <w:r>
        <w:tab/>
      </w:r>
      <w:commentRangeStart w:id="306"/>
      <w:r w:rsidR="00EF1EF1" w:rsidRPr="00403080">
        <w:rPr>
          <w:noProof/>
          <w:position w:val="-22"/>
        </w:rPr>
        <w:object w:dxaOrig="4880" w:dyaOrig="499" w14:anchorId="1DB86397">
          <v:shape id="_x0000_i1038" type="#_x0000_t75" alt="" style="width:211.7pt;height:21.5pt;mso-width-percent:0;mso-height-percent:0;mso-width-percent:0;mso-height-percent:0" o:ole="">
            <v:imagedata r:id="rId43" o:title=""/>
          </v:shape>
          <o:OLEObject Type="Embed" ProgID="Equation.DSMT4" ShapeID="_x0000_i1038" DrawAspect="Content" ObjectID="_1680299300" r:id="rId44"/>
        </w:object>
      </w:r>
      <w:commentRangeEnd w:id="306"/>
      <w:r w:rsidR="001B0B6F">
        <w:rPr>
          <w:rStyle w:val="CommentReference"/>
          <w:rFonts w:eastAsia="等线"/>
          <w:spacing w:val="0"/>
          <w:lang w:eastAsia="en-US"/>
        </w:rPr>
        <w:commentReference w:id="306"/>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A68A2">
        <w:fldChar w:fldCharType="begin"/>
      </w:r>
      <w:r w:rsidR="00FA68A2">
        <w:instrText xml:space="preserve"> SEQ MTEqn \c \* Arabic \* MERGEFORMAT </w:instrText>
      </w:r>
      <w:r w:rsidR="00FA68A2">
        <w:fldChar w:fldCharType="separate"/>
      </w:r>
      <w:r>
        <w:rPr>
          <w:noProof/>
        </w:rPr>
        <w:instrText>12</w:instrText>
      </w:r>
      <w:r w:rsidR="00FA68A2">
        <w:rPr>
          <w:noProof/>
        </w:rPr>
        <w:fldChar w:fldCharType="end"/>
      </w:r>
      <w:r>
        <w:instrText>)</w:instrText>
      </w:r>
      <w:r>
        <w:fldChar w:fldCharType="end"/>
      </w:r>
    </w:p>
    <w:p w14:paraId="2E47F9ED" w14:textId="00B5324F" w:rsidR="000906DE" w:rsidRPr="00D963C3" w:rsidRDefault="000906DE" w:rsidP="000906DE">
      <w:pPr>
        <w:pStyle w:val="BodyText"/>
        <w:ind w:firstLine="0"/>
        <w:rPr>
          <w:lang w:eastAsia="zh-CN"/>
        </w:rPr>
      </w:pPr>
      <w:r>
        <w:t xml:space="preserve">where </w:t>
      </w:r>
      <w:r w:rsidR="00EF1EF1" w:rsidRPr="00721EA2">
        <w:rPr>
          <w:noProof/>
          <w:position w:val="-10"/>
        </w:rPr>
        <w:object w:dxaOrig="900" w:dyaOrig="279" w14:anchorId="69C78CBC">
          <v:shape id="_x0000_i1039" type="#_x0000_t75" alt="" style="width:45.65pt;height:13.95pt;mso-width-percent:0;mso-height-percent:0;mso-width-percent:0;mso-height-percent:0" o:ole="">
            <v:imagedata r:id="rId45" o:title=""/>
          </v:shape>
          <o:OLEObject Type="Embed" ProgID="Equation.DSMT4" ShapeID="_x0000_i1039" DrawAspect="Content" ObjectID="_1680299301" r:id="rId46"/>
        </w:object>
      </w:r>
      <w:r>
        <w:t xml:space="preserve">. The solution will be accurate enough if </w:t>
      </w:r>
      <w:r>
        <w:rPr>
          <w:rFonts w:hint="eastAsia"/>
          <w:lang w:eastAsia="zh-CN"/>
        </w:rPr>
        <w:t>path</w:t>
      </w:r>
      <w:r>
        <w:t xml:space="preserve"> waypoints are dense, i.e., the </w:t>
      </w:r>
      <w:r w:rsidR="00EF1EF1" w:rsidRPr="00677BA2">
        <w:rPr>
          <w:noProof/>
          <w:position w:val="-6"/>
        </w:rPr>
        <w:object w:dxaOrig="260" w:dyaOrig="240" w14:anchorId="57AA4850">
          <v:shape id="_x0000_i1040" type="#_x0000_t75" alt="" style="width:12.9pt;height:12.35pt;mso-width-percent:0;mso-height-percent:0;mso-width-percent:0;mso-height-percent:0" o:ole="">
            <v:imagedata r:id="rId47" o:title=""/>
          </v:shape>
          <o:OLEObject Type="Embed" ProgID="Equation.DSMT4" ShapeID="_x0000_i1040" DrawAspect="Content" ObjectID="_1680299302" r:id="rId48"/>
        </w:object>
      </w:r>
      <w:r>
        <w:t xml:space="preserve">is small enough. In this paper, we choose </w:t>
      </w:r>
      <w:r w:rsidR="00EF1EF1" w:rsidRPr="00677BA2">
        <w:rPr>
          <w:noProof/>
          <w:position w:val="-6"/>
        </w:rPr>
        <w:object w:dxaOrig="260" w:dyaOrig="240" w14:anchorId="42A79C3B">
          <v:shape id="_x0000_i1041" type="#_x0000_t75" alt="" style="width:12.9pt;height:12.35pt;mso-width-percent:0;mso-height-percent:0;mso-width-percent:0;mso-height-percent:0" o:ole="">
            <v:imagedata r:id="rId47" o:title=""/>
          </v:shape>
          <o:OLEObject Type="Embed" ProgID="Equation.DSMT4" ShapeID="_x0000_i1041" DrawAspect="Content" ObjectID="_1680299303" r:id="rId49"/>
        </w:object>
      </w:r>
      <w:r>
        <w:t xml:space="preserve"> smaller than 0.1m. </w:t>
      </w:r>
      <w:r w:rsidRPr="009B09B1">
        <w:rPr>
          <w:lang w:eastAsia="zh-CN"/>
        </w:rPr>
        <w:t>λ</w:t>
      </w:r>
      <w:r w:rsidRPr="009B09B1">
        <w:t>=0.9</w:t>
      </w:r>
      <w:r>
        <w:t>5</w:t>
      </w:r>
      <w:r w:rsidRPr="009B09B1">
        <w:t xml:space="preserve"> is </w:t>
      </w:r>
      <w:del w:id="307" w:author="Microsoft Office User" w:date="2021-04-15T12:09:00Z">
        <w:r w:rsidRPr="009B09B1" w:rsidDel="001B0B6F">
          <w:delText>taken</w:delText>
        </w:r>
      </w:del>
      <w:ins w:id="308" w:author="Microsoft Office User" w:date="2021-04-15T12:09:00Z">
        <w:r w:rsidR="001B0B6F">
          <w:t>also chosen to explore the vehicle behavior close to the friction limits</w:t>
        </w:r>
      </w:ins>
      <w:r w:rsidRPr="009B09B1">
        <w:t>.</w:t>
      </w:r>
    </w:p>
    <w:p w14:paraId="0245D5B0" w14:textId="1628AAB2" w:rsidR="003B7E65" w:rsidRDefault="00AA21AD" w:rsidP="00571859">
      <w:pPr>
        <w:pStyle w:val="BodyText"/>
        <w:ind w:firstLine="202"/>
        <w:rPr>
          <w:lang w:eastAsia="zh-CN"/>
        </w:rPr>
      </w:pPr>
      <w:r>
        <w:rPr>
          <w:lang w:eastAsia="zh-CN"/>
        </w:rPr>
        <w:t xml:space="preserve">The first step </w:t>
      </w:r>
      <w:r w:rsidR="00B26EFE">
        <w:rPr>
          <w:lang w:eastAsia="zh-CN"/>
        </w:rPr>
        <w:t>of</w:t>
      </w:r>
      <w:r>
        <w:rPr>
          <w:lang w:eastAsia="zh-CN"/>
        </w:rPr>
        <w:t xml:space="preserve"> generat</w:t>
      </w:r>
      <w:r w:rsidR="00B26EFE">
        <w:rPr>
          <w:lang w:eastAsia="zh-CN"/>
        </w:rPr>
        <w:t>ing</w:t>
      </w:r>
      <w:r>
        <w:rPr>
          <w:lang w:eastAsia="zh-CN"/>
        </w:rPr>
        <w:t xml:space="preserve"> the speed profile is to 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F06767">
        <w:rPr>
          <w:lang w:eastAsia="zh-CN"/>
        </w:rPr>
        <w:instrText>(14)</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563F9842" w:rsidR="00F4005A" w:rsidRDefault="00B86B94" w:rsidP="00B86B94">
      <w:pPr>
        <w:pStyle w:val="MTDisplayEquation"/>
      </w:pPr>
      <w:r>
        <w:tab/>
      </w:r>
      <w:r w:rsidR="00EF1EF1" w:rsidRPr="005D39E5">
        <w:rPr>
          <w:noProof/>
          <w:position w:val="-10"/>
        </w:rPr>
        <w:object w:dxaOrig="1860" w:dyaOrig="340" w14:anchorId="1C32F847">
          <v:shape id="_x0000_i1042" type="#_x0000_t75" alt="" style="width:85.95pt;height:16.1pt;mso-width-percent:0;mso-height-percent:0;mso-width-percent:0;mso-height-percent:0" o:ole="">
            <v:imagedata r:id="rId50" o:title=""/>
          </v:shape>
          <o:OLEObject Type="Embed" ProgID="Equation.DSMT4" ShapeID="_x0000_i1042" DrawAspect="Content" ObjectID="_1680299304"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9" w:name="ZEqnNum846512"/>
      <w:r>
        <w:instrText>(</w:instrText>
      </w:r>
      <w:r w:rsidR="00FA68A2">
        <w:fldChar w:fldCharType="begin"/>
      </w:r>
      <w:r w:rsidR="00FA68A2">
        <w:instrText xml:space="preserve"> SEQ MTEqn \c \* Arabic \* MERGEFORMAT </w:instrText>
      </w:r>
      <w:r w:rsidR="00FA68A2">
        <w:fldChar w:fldCharType="separate"/>
      </w:r>
      <w:r w:rsidR="00F06767">
        <w:rPr>
          <w:noProof/>
        </w:rPr>
        <w:instrText>13</w:instrText>
      </w:r>
      <w:r w:rsidR="00FA68A2">
        <w:rPr>
          <w:noProof/>
        </w:rPr>
        <w:fldChar w:fldCharType="end"/>
      </w:r>
      <w:r>
        <w:instrText>)</w:instrText>
      </w:r>
      <w:bookmarkEnd w:id="309"/>
      <w:r>
        <w:fldChar w:fldCharType="end"/>
      </w:r>
    </w:p>
    <w:p w14:paraId="1D49A12D" w14:textId="14D518BB" w:rsidR="00BB0675" w:rsidRDefault="00522E6C" w:rsidP="00555280">
      <w:pPr>
        <w:pStyle w:val="BodyText"/>
        <w:rPr>
          <w:lang w:eastAsia="zh-CN"/>
        </w:rPr>
      </w:pPr>
      <w:r>
        <w:rPr>
          <w:lang w:eastAsia="zh-CN"/>
        </w:rPr>
        <w:t>Notice that the steady-state speed will be very high when the curvature is small (the curvature is zero</w:t>
      </w:r>
      <w:ins w:id="310" w:author="Microsoft Office User" w:date="2021-04-15T12:10:00Z">
        <w:r w:rsidR="001B0B6F">
          <w:rPr>
            <w:lang w:eastAsia="zh-CN"/>
          </w:rPr>
          <w:t>, yielding</w:t>
        </w:r>
      </w:ins>
      <w:del w:id="311" w:author="Microsoft Office User" w:date="2021-04-15T12:10:00Z">
        <w:r w:rsidDel="001B0B6F">
          <w:rPr>
            <w:lang w:eastAsia="zh-CN"/>
          </w:rPr>
          <w:delText xml:space="preserve"> </w:delText>
        </w:r>
      </w:del>
      <w:ins w:id="312" w:author="Microsoft Office User" w:date="2021-04-15T12:10:00Z">
        <w:r w:rsidR="001B0B6F">
          <w:rPr>
            <w:lang w:eastAsia="zh-CN"/>
          </w:rPr>
          <w:t xml:space="preserve"> an infinite maximum curve speed </w:t>
        </w:r>
      </w:ins>
      <w:r>
        <w:rPr>
          <w:lang w:eastAsia="zh-CN"/>
        </w:rPr>
        <w:t xml:space="preserve">for a straight line) and thus a speed limit of </w:t>
      </w:r>
      <w:r w:rsidR="008E4315">
        <w:rPr>
          <w:lang w:eastAsia="zh-CN"/>
        </w:rPr>
        <w:t>5</w:t>
      </w:r>
      <w:r w:rsidR="00033477">
        <w:rPr>
          <w:lang w:eastAsia="zh-CN"/>
        </w:rPr>
        <w:t>5</w:t>
      </w:r>
      <w:ins w:id="313" w:author="Microsoft Office User" w:date="2021-04-15T12:11:00Z">
        <w:r w:rsidR="001B0B6F">
          <w:rPr>
            <w:lang w:eastAsia="zh-CN"/>
          </w:rPr>
          <w:t xml:space="preserve"> </w:t>
        </w:r>
      </w:ins>
      <w:commentRangeStart w:id="314"/>
      <w:r>
        <w:rPr>
          <w:lang w:eastAsia="zh-CN"/>
        </w:rPr>
        <w:t xml:space="preserve">m/s </w:t>
      </w:r>
      <w:commentRangeEnd w:id="314"/>
      <w:r w:rsidR="001B0B6F">
        <w:rPr>
          <w:rStyle w:val="CommentReference"/>
          <w:rFonts w:eastAsia="等线"/>
          <w:spacing w:val="0"/>
        </w:rPr>
        <w:commentReference w:id="314"/>
      </w:r>
      <w:r>
        <w:rPr>
          <w:lang w:eastAsia="zh-CN"/>
        </w:rPr>
        <w:t>was imposed</w:t>
      </w:r>
      <w:r w:rsidR="000C6FBD">
        <w:rPr>
          <w:lang w:eastAsia="zh-CN"/>
        </w:rPr>
        <w:t xml:space="preserve">. The first 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7CC89BC1" w14:textId="4A258AC6" w:rsidR="008F4D34" w:rsidRPr="00267C49"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9B09B1">
        <w:rPr>
          <w:lang w:eastAsia="zh-CN"/>
        </w:rPr>
        <w:t xml:space="preserve">integral </w:t>
      </w:r>
      <w:r w:rsidR="005941E7">
        <w:rPr>
          <w:lang w:eastAsia="zh-CN"/>
        </w:rPr>
        <w:t>step:</w:t>
      </w:r>
    </w:p>
    <w:p w14:paraId="6BCADE7B" w14:textId="0318A606" w:rsidR="008F4D34" w:rsidRDefault="00E62351" w:rsidP="00E62351">
      <w:pPr>
        <w:pStyle w:val="MTDisplayEquation"/>
        <w:ind w:firstLine="0"/>
      </w:pPr>
      <w:r>
        <w:tab/>
      </w:r>
      <w:r w:rsidR="00EF1EF1" w:rsidRPr="00925CD3">
        <w:rPr>
          <w:noProof/>
          <w:position w:val="-22"/>
        </w:rPr>
        <w:object w:dxaOrig="4760" w:dyaOrig="499" w14:anchorId="3068374E">
          <v:shape id="_x0000_i1043" type="#_x0000_t75" alt="" style="width:214.95pt;height:22.55pt;mso-width-percent:0;mso-height-percent:0;mso-width-percent:0;mso-height-percent:0" o:ole="">
            <v:imagedata r:id="rId52" o:title=""/>
          </v:shape>
          <o:OLEObject Type="Embed" ProgID="Equation.DSMT4" ShapeID="_x0000_i1043" DrawAspect="Content" ObjectID="_1680299305"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A68A2">
        <w:fldChar w:fldCharType="begin"/>
      </w:r>
      <w:r w:rsidR="00FA68A2">
        <w:instrText xml:space="preserve"> SEQ MTEqn \c \* Arabic \* MERGEFORMAT </w:instrText>
      </w:r>
      <w:r w:rsidR="00FA68A2">
        <w:fldChar w:fldCharType="separate"/>
      </w:r>
      <w:r w:rsidR="00F06767">
        <w:rPr>
          <w:noProof/>
        </w:rPr>
        <w:instrText>14</w:instrText>
      </w:r>
      <w:r w:rsidR="00FA68A2">
        <w:rPr>
          <w:noProof/>
        </w:rPr>
        <w:fldChar w:fldCharType="end"/>
      </w:r>
      <w:r>
        <w:instrText>)</w:instrText>
      </w:r>
      <w:r>
        <w:fldChar w:fldCharType="end"/>
      </w:r>
    </w:p>
    <w:p w14:paraId="2E615CF0" w14:textId="09653465" w:rsidR="002D4D52" w:rsidRDefault="00A17DFB" w:rsidP="00555280">
      <w:pPr>
        <w:pStyle w:val="BodyText"/>
        <w:rPr>
          <w:lang w:eastAsia="zh-CN"/>
        </w:rPr>
      </w:pPr>
      <w:r>
        <w:rPr>
          <w:lang w:eastAsia="zh-CN"/>
        </w:rPr>
        <w:t xml:space="preserve">It </w:t>
      </w:r>
      <w:r w:rsidR="00E61462">
        <w:rPr>
          <w:lang w:eastAsia="zh-CN"/>
        </w:rPr>
        <w:t>start</w:t>
      </w:r>
      <w:r>
        <w:rPr>
          <w:lang w:eastAsia="zh-CN"/>
        </w:rPr>
        <w:t>s</w:t>
      </w:r>
      <w:r w:rsidR="00E61462">
        <w:rPr>
          <w:lang w:eastAsia="zh-CN"/>
        </w:rPr>
        <w:t xml:space="preserve"> from </w:t>
      </w:r>
      <w:r w:rsidR="002F375C">
        <w:rPr>
          <w:lang w:eastAsia="zh-CN"/>
        </w:rPr>
        <w:t xml:space="preserve">the </w:t>
      </w:r>
      <w:r w:rsidR="00E61462">
        <w:rPr>
          <w:lang w:eastAsia="zh-CN"/>
        </w:rPr>
        <w:t>vehicle</w:t>
      </w:r>
      <w:r w:rsidR="002F375C">
        <w:rPr>
          <w:lang w:eastAsia="zh-CN"/>
        </w:rPr>
        <w:t>'s</w:t>
      </w:r>
      <w:r w:rsidR="00E61462">
        <w:rPr>
          <w:lang w:eastAsia="zh-CN"/>
        </w:rPr>
        <w:t xml:space="preserve"> current speed</w:t>
      </w:r>
      <w:r w:rsidR="00F6120E">
        <w:rPr>
          <w:lang w:eastAsia="zh-CN"/>
        </w:rPr>
        <w:t xml:space="preserve">. At each step, the result is </w:t>
      </w:r>
      <w:r>
        <w:rPr>
          <w:lang w:eastAsia="zh-CN"/>
        </w:rPr>
        <w:t>compare</w:t>
      </w:r>
      <w:r w:rsidR="00F6120E">
        <w:rPr>
          <w:lang w:eastAsia="zh-CN"/>
        </w:rPr>
        <w:t>d</w:t>
      </w:r>
      <w:r>
        <w:rPr>
          <w:lang w:eastAsia="zh-CN"/>
        </w:rPr>
        <w:t xml:space="preserve"> to the curve limit speed</w:t>
      </w:r>
      <w:r w:rsidR="00F6120E">
        <w:rPr>
          <w:lang w:eastAsia="zh-CN"/>
        </w:rPr>
        <w:t>, and the minimum value is taken</w:t>
      </w:r>
      <w:r>
        <w:rPr>
          <w:lang w:eastAsia="zh-CN"/>
        </w:rPr>
        <w:t xml:space="preserve">. </w:t>
      </w:r>
      <w:r w:rsidR="00AD7247">
        <w:rPr>
          <w:lang w:eastAsia="zh-CN"/>
        </w:rPr>
        <w:t xml:space="preserve">This step indicates how fast a vehicle can accelerate. </w:t>
      </w:r>
    </w:p>
    <w:p w14:paraId="46BE06D6" w14:textId="48346236" w:rsidR="009B09B1" w:rsidRPr="00267C49" w:rsidRDefault="009B09B1" w:rsidP="00555280">
      <w:pPr>
        <w:pStyle w:val="BodyText"/>
        <w:rPr>
          <w:lang w:eastAsia="zh-CN"/>
        </w:rPr>
      </w:pPr>
      <w:r w:rsidRPr="00267C49">
        <w:rPr>
          <w:lang w:eastAsia="zh-CN"/>
        </w:rPr>
        <w:t xml:space="preserve">The </w:t>
      </w:r>
      <w:r>
        <w:rPr>
          <w:lang w:eastAsia="zh-CN"/>
        </w:rPr>
        <w:t xml:space="preserve">final </w:t>
      </w:r>
      <w:r w:rsidRPr="00267C49">
        <w:rPr>
          <w:lang w:eastAsia="zh-CN"/>
        </w:rPr>
        <w:t xml:space="preserve">step </w:t>
      </w:r>
      <w:r>
        <w:rPr>
          <w:lang w:eastAsia="zh-CN"/>
        </w:rPr>
        <w:t>is a backward integral step:</w:t>
      </w:r>
    </w:p>
    <w:p w14:paraId="242079D6" w14:textId="7D448D46" w:rsidR="00F6120E" w:rsidRDefault="0083547E" w:rsidP="0083547E">
      <w:pPr>
        <w:pStyle w:val="MTDisplayEquation"/>
      </w:pPr>
      <w:r>
        <w:tab/>
      </w:r>
      <w:r w:rsidR="00EF1EF1" w:rsidRPr="00925CD3">
        <w:rPr>
          <w:noProof/>
          <w:position w:val="-20"/>
        </w:rPr>
        <w:object w:dxaOrig="4160" w:dyaOrig="460" w14:anchorId="72C26A3A">
          <v:shape id="_x0000_i1044" type="#_x0000_t75" alt="" style="width:207.95pt;height:23.1pt;mso-width-percent:0;mso-height-percent:0;mso-width-percent:0;mso-height-percent:0" o:ole="">
            <v:imagedata r:id="rId54" o:title=""/>
          </v:shape>
          <o:OLEObject Type="Embed" ProgID="Equation.DSMT4" ShapeID="_x0000_i1044" DrawAspect="Content" ObjectID="_1680299306"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A68A2">
        <w:fldChar w:fldCharType="begin"/>
      </w:r>
      <w:r w:rsidR="00FA68A2">
        <w:instrText xml:space="preserve"> SEQ MTEqn \c \* Arabic \* MERGEFORMAT </w:instrText>
      </w:r>
      <w:r w:rsidR="00FA68A2">
        <w:fldChar w:fldCharType="separate"/>
      </w:r>
      <w:r w:rsidR="00F06767">
        <w:rPr>
          <w:noProof/>
        </w:rPr>
        <w:instrText>15</w:instrText>
      </w:r>
      <w:r w:rsidR="00FA68A2">
        <w:rPr>
          <w:noProof/>
        </w:rPr>
        <w:fldChar w:fldCharType="end"/>
      </w:r>
      <w:r>
        <w:instrText>)</w:instrText>
      </w:r>
      <w:r>
        <w:fldChar w:fldCharType="end"/>
      </w:r>
    </w:p>
    <w:p w14:paraId="306588CC" w14:textId="2A66A0BD" w:rsidR="00595BBC" w:rsidRPr="00D7208B" w:rsidRDefault="00E65ED1" w:rsidP="00555280">
      <w:pPr>
        <w:pStyle w:val="BodyText"/>
        <w:rPr>
          <w:lang w:eastAsia="zh-CN"/>
        </w:rPr>
      </w:pPr>
      <w:r>
        <w:rPr>
          <w:lang w:eastAsia="zh-CN"/>
        </w:rPr>
        <w:t xml:space="preserve">It starts from </w:t>
      </w:r>
      <w:r w:rsidR="004313F8">
        <w:rPr>
          <w:lang w:eastAsia="zh-CN"/>
        </w:rPr>
        <w:t xml:space="preserve">the </w:t>
      </w:r>
      <w:r w:rsidR="00F369BD">
        <w:rPr>
          <w:lang w:eastAsia="zh-CN"/>
        </w:rPr>
        <w:t>maximum</w:t>
      </w:r>
      <w:r w:rsidR="004313F8">
        <w:rPr>
          <w:lang w:eastAsia="zh-CN"/>
        </w:rPr>
        <w:t xml:space="preserve"> </w:t>
      </w:r>
      <w:r w:rsidR="00921014">
        <w:rPr>
          <w:lang w:eastAsia="zh-CN"/>
        </w:rPr>
        <w:t xml:space="preserve">allowable </w:t>
      </w:r>
      <w:r>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8438D1">
        <w:rPr>
          <w:lang w:eastAsia="zh-CN"/>
        </w:rPr>
        <w:t xml:space="preserve"> and back toward to current station</w:t>
      </w:r>
      <w:r>
        <w:rPr>
          <w:lang w:eastAsia="zh-CN"/>
        </w:rPr>
        <w:t>. At each step, the result is compared to the</w:t>
      </w:r>
      <w:r w:rsidR="004E2E6B">
        <w:rPr>
          <w:lang w:eastAsia="zh-CN"/>
        </w:rPr>
        <w:t xml:space="preserve"> forward </w:t>
      </w:r>
      <w:r w:rsidR="004453AB">
        <w:rPr>
          <w:lang w:eastAsia="zh-CN"/>
        </w:rPr>
        <w:t>integral</w:t>
      </w:r>
      <w:r w:rsidR="004E2E6B">
        <w:rPr>
          <w:lang w:eastAsia="zh-CN"/>
        </w:rPr>
        <w:t xml:space="preserve"> results</w:t>
      </w:r>
      <w:r>
        <w:rPr>
          <w:lang w:eastAsia="zh-CN"/>
        </w:rPr>
        <w:t xml:space="preserve">. This step indicates how fast a vehicle can </w:t>
      </w:r>
      <w:r w:rsidR="00555280">
        <w:rPr>
          <w:lang w:eastAsia="zh-CN"/>
        </w:rPr>
        <w:t>de</w:t>
      </w:r>
      <w:r>
        <w:rPr>
          <w:lang w:eastAsia="zh-CN"/>
        </w:rPr>
        <w:t xml:space="preserve">celerate. </w:t>
      </w:r>
    </w:p>
    <w:p w14:paraId="60A4C34F" w14:textId="3E314CF3" w:rsidR="00B9685D" w:rsidRDefault="00D14FFE" w:rsidP="00FD45F8">
      <w:pPr>
        <w:rPr>
          <w:lang w:eastAsia="zh-CN"/>
        </w:rPr>
      </w:pPr>
      <w:commentRangeStart w:id="315"/>
      <w:r>
        <w:rPr>
          <w:noProof/>
        </w:rPr>
        <mc:AlternateContent>
          <mc:Choice Requires="wps">
            <w:drawing>
              <wp:inline distT="0" distB="0" distL="0" distR="0" wp14:anchorId="50D8E74D" wp14:editId="21B1169A">
                <wp:extent cx="3080084" cy="3790950"/>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790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BCCB8" w14:textId="1039A909" w:rsidR="00EA3036" w:rsidRDefault="00EA3036"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4A3820F8" w:rsidR="00EA3036" w:rsidRDefault="00EA3036" w:rsidP="00EA783D">
                            <w:pPr>
                              <w:pStyle w:val="figurecaption"/>
                              <w:numPr>
                                <w:ilvl w:val="0"/>
                                <w:numId w:val="0"/>
                              </w:numPr>
                              <w:spacing w:before="0" w:after="120"/>
                              <w:ind w:leftChars="-1" w:left="-2"/>
                            </w:pPr>
                            <w:r w:rsidRPr="00C01EAC">
                              <w:drawing>
                                <wp:inline distT="0" distB="0" distL="0" distR="0" wp14:anchorId="27034E3A" wp14:editId="7894BD70">
                                  <wp:extent cx="2896870" cy="1607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613F01B0" w:rsidR="00EA3036" w:rsidRDefault="00EA3036" w:rsidP="004220F7">
                            <w:pPr>
                              <w:pStyle w:val="figurecaption"/>
                              <w:numPr>
                                <w:ilvl w:val="0"/>
                                <w:numId w:val="0"/>
                              </w:numPr>
                              <w:jc w:val="both"/>
                              <w:rPr>
                                <w:lang w:eastAsia="zh-CN"/>
                              </w:rPr>
                            </w:pPr>
                            <w:r>
                              <w:t xml:space="preserve">Figure 6. (a) The intermediate and final results of the speed profile of the computation algorithm. (b) The acceleration of the speed profile. </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" stroked="f">
                <v:textbox>
                  <w:txbxContent>
                    <w:p w14:paraId="700BCCB8" w14:textId="1039A909" w:rsidR="00EA3036" w:rsidRDefault="00EA3036"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4A3820F8" w:rsidR="00EA3036" w:rsidRDefault="00EA3036" w:rsidP="00EA783D">
                      <w:pPr>
                        <w:pStyle w:val="figurecaption"/>
                        <w:numPr>
                          <w:ilvl w:val="0"/>
                          <w:numId w:val="0"/>
                        </w:numPr>
                        <w:spacing w:before="0" w:after="120"/>
                        <w:ind w:leftChars="-1" w:left="-2"/>
                      </w:pPr>
                      <w:r w:rsidRPr="00C01EAC">
                        <w:drawing>
                          <wp:inline distT="0" distB="0" distL="0" distR="0" wp14:anchorId="27034E3A" wp14:editId="7894BD70">
                            <wp:extent cx="2896870" cy="1607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613F01B0" w:rsidR="00EA3036" w:rsidRDefault="00EA3036" w:rsidP="004220F7">
                      <w:pPr>
                        <w:pStyle w:val="figurecaption"/>
                        <w:numPr>
                          <w:ilvl w:val="0"/>
                          <w:numId w:val="0"/>
                        </w:numPr>
                        <w:jc w:val="both"/>
                        <w:rPr>
                          <w:lang w:eastAsia="zh-CN"/>
                        </w:rPr>
                      </w:pPr>
                      <w:r>
                        <w:t xml:space="preserve">Figure 6. (a) The intermediate and final results of the speed profile of the computation algorithm. (b) The acceleration of the speed profile. </w:t>
                      </w:r>
                    </w:p>
                  </w:txbxContent>
                </v:textbox>
                <w10:anchorlock/>
              </v:shape>
            </w:pict>
          </mc:Fallback>
        </mc:AlternateContent>
      </w:r>
      <w:commentRangeEnd w:id="315"/>
      <w:r w:rsidR="008751F6">
        <w:rPr>
          <w:rStyle w:val="CommentReference"/>
        </w:rPr>
        <w:commentReference w:id="315"/>
      </w:r>
    </w:p>
    <w:p w14:paraId="0461DB66" w14:textId="6C4E8A1E" w:rsidR="00E77091" w:rsidRPr="00E77091" w:rsidRDefault="00E77091" w:rsidP="00157EF7">
      <w:pPr>
        <w:pStyle w:val="BodyText"/>
        <w:rPr>
          <w:lang w:eastAsia="zh-CN"/>
        </w:rPr>
      </w:pPr>
      <w:r>
        <w:rPr>
          <w:rFonts w:hint="eastAsia"/>
          <w:lang w:eastAsia="zh-CN"/>
        </w:rPr>
        <w:t>T</w:t>
      </w:r>
      <w:r>
        <w:rPr>
          <w:lang w:eastAsia="zh-CN"/>
        </w:rPr>
        <w:t xml:space="preserve">he speed profile results and the acceleration for the example path are shown in </w:t>
      </w:r>
      <w:r>
        <w:rPr>
          <w:rFonts w:hint="eastAsia"/>
          <w:lang w:eastAsia="zh-CN"/>
        </w:rPr>
        <w:t>F</w:t>
      </w:r>
      <w:r>
        <w:rPr>
          <w:lang w:eastAsia="zh-CN"/>
        </w:rPr>
        <w:t xml:space="preserve">ig. 6. </w:t>
      </w:r>
      <w:r w:rsidR="005B7962">
        <w:rPr>
          <w:lang w:eastAsia="zh-CN"/>
        </w:rPr>
        <w:t>Fig. 6 (b)</w:t>
      </w:r>
      <w:r w:rsidR="00C01EAC">
        <w:rPr>
          <w:lang w:eastAsia="zh-CN"/>
        </w:rPr>
        <w:t xml:space="preserve"> in</w:t>
      </w:r>
      <w:r w:rsidR="0011716F">
        <w:rPr>
          <w:lang w:eastAsia="zh-CN"/>
        </w:rPr>
        <w:t>dica</w:t>
      </w:r>
      <w:r w:rsidR="00C01EAC">
        <w:rPr>
          <w:lang w:eastAsia="zh-CN"/>
        </w:rPr>
        <w:t>tes that the</w:t>
      </w:r>
      <w:r w:rsidR="002F16CF">
        <w:rPr>
          <w:lang w:eastAsia="zh-CN"/>
        </w:rPr>
        <w:t xml:space="preserve"> total acceleration</w:t>
      </w:r>
      <w:r w:rsidR="00325CB3">
        <w:rPr>
          <w:lang w:eastAsia="zh-CN"/>
        </w:rPr>
        <w:t xml:space="preserve"> </w:t>
      </w:r>
      <w:r w:rsidR="00EF1EF1" w:rsidRPr="00325CB3">
        <w:rPr>
          <w:noProof/>
          <w:position w:val="-12"/>
          <w:lang w:eastAsia="zh-CN"/>
        </w:rPr>
        <w:object w:dxaOrig="660" w:dyaOrig="340" w14:anchorId="1B13FD6C">
          <v:shape id="_x0000_i1045" type="#_x0000_t75" alt="" style="width:32.8pt;height:17.2pt;mso-width-percent:0;mso-height-percent:0;mso-width-percent:0;mso-height-percent:0" o:ole="">
            <v:imagedata r:id="rId58" o:title=""/>
          </v:shape>
          <o:OLEObject Type="Embed" ProgID="Equation.DSMT4" ShapeID="_x0000_i1045" DrawAspect="Content" ObjectID="_1680299307" r:id="rId59"/>
        </w:object>
      </w:r>
      <w:r w:rsidR="002F16CF">
        <w:rPr>
          <w:lang w:eastAsia="zh-CN"/>
        </w:rPr>
        <w:t xml:space="preserve"> is boun</w:t>
      </w:r>
      <w:ins w:id="316" w:author="Microsoft Office User" w:date="2021-04-15T12:13:00Z">
        <w:r w:rsidR="008751F6">
          <w:rPr>
            <w:lang w:eastAsia="zh-CN"/>
          </w:rPr>
          <w:t>d</w:t>
        </w:r>
      </w:ins>
      <w:r w:rsidR="002F16CF">
        <w:rPr>
          <w:lang w:eastAsia="zh-CN"/>
        </w:rPr>
        <w:t>ed by</w:t>
      </w:r>
      <w:r w:rsidR="00C01EAC">
        <w:rPr>
          <w:lang w:eastAsia="zh-CN"/>
        </w:rPr>
        <w:t xml:space="preserve"> </w:t>
      </w:r>
      <w:ins w:id="317" w:author="Microsoft Office User" w:date="2021-04-15T12:15:00Z">
        <w:r w:rsidR="008751F6">
          <w:rPr>
            <w:lang w:eastAsia="zh-CN"/>
          </w:rPr>
          <w:t xml:space="preserve">the </w:t>
        </w:r>
      </w:ins>
      <w:r w:rsidR="00C01EAC">
        <w:rPr>
          <w:lang w:eastAsia="zh-CN"/>
        </w:rPr>
        <w:t xml:space="preserve">friction limit acceleration </w:t>
      </w:r>
      <w:proofErr w:type="spellStart"/>
      <w:r w:rsidR="00325CB3" w:rsidRPr="00325CB3">
        <w:rPr>
          <w:i/>
          <w:iCs/>
          <w:lang w:eastAsia="zh-CN"/>
        </w:rPr>
        <w:t>μg</w:t>
      </w:r>
      <w:proofErr w:type="spellEnd"/>
      <w:r w:rsidR="00325CB3">
        <w:rPr>
          <w:lang w:eastAsia="zh-CN"/>
        </w:rPr>
        <w:t xml:space="preserve"> </w:t>
      </w:r>
      <w:r w:rsidR="00756520">
        <w:rPr>
          <w:lang w:eastAsia="zh-CN"/>
        </w:rPr>
        <w:t xml:space="preserve">except at the location </w:t>
      </w:r>
      <w:commentRangeStart w:id="318"/>
      <w:r w:rsidR="00756520">
        <w:rPr>
          <w:lang w:eastAsia="zh-CN"/>
        </w:rPr>
        <w:t>where</w:t>
      </w:r>
      <w:r w:rsidR="00C01EAC">
        <w:rPr>
          <w:lang w:eastAsia="zh-CN"/>
        </w:rPr>
        <w:t xml:space="preserve"> path grade</w:t>
      </w:r>
      <w:r w:rsidR="00756520">
        <w:rPr>
          <w:lang w:eastAsia="zh-CN"/>
        </w:rPr>
        <w:t xml:space="preserve"> is not zero</w:t>
      </w:r>
      <w:commentRangeEnd w:id="318"/>
      <w:r w:rsidR="008751F6">
        <w:rPr>
          <w:rStyle w:val="CommentReference"/>
          <w:rFonts w:eastAsia="等线"/>
          <w:spacing w:val="0"/>
        </w:rPr>
        <w:commentReference w:id="318"/>
      </w:r>
      <w:r w:rsidR="00C01EAC">
        <w:rPr>
          <w:lang w:eastAsia="zh-CN"/>
        </w:rPr>
        <w:t xml:space="preserve">. Also,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p>
    <w:p w14:paraId="4A34F5AE" w14:textId="51B555F5" w:rsidR="00C2692F" w:rsidRDefault="00CF702C" w:rsidP="00C2692F">
      <w:pPr>
        <w:pStyle w:val="Heading1"/>
        <w:spacing w:before="120" w:after="120"/>
      </w:pPr>
      <w:r>
        <w:t xml:space="preserve">Calculation of Minimum </w:t>
      </w:r>
      <w:r w:rsidR="005A4B86">
        <w:t xml:space="preserve">Preview Distance </w:t>
      </w:r>
    </w:p>
    <w:p w14:paraId="668E24B8" w14:textId="5C34C4D9" w:rsidR="00387331" w:rsidRDefault="00387331" w:rsidP="00C2692F">
      <w:pPr>
        <w:pStyle w:val="BodyText"/>
        <w:rPr>
          <w:lang w:eastAsia="zh-CN"/>
        </w:rPr>
      </w:pPr>
      <w:r>
        <w:rPr>
          <w:lang w:eastAsia="zh-CN"/>
        </w:rPr>
        <w:t>When a vehicle quer</w:t>
      </w:r>
      <w:del w:id="319" w:author="Microsoft Office User" w:date="2021-04-15T12:16:00Z">
        <w:r w:rsidDel="008751F6">
          <w:rPr>
            <w:lang w:eastAsia="zh-CN"/>
          </w:rPr>
          <w:delText>y</w:delText>
        </w:r>
      </w:del>
      <w:ins w:id="320" w:author="Microsoft Office User" w:date="2021-04-15T12:16:00Z">
        <w:r w:rsidR="008751F6">
          <w:rPr>
            <w:lang w:eastAsia="zh-CN"/>
          </w:rPr>
          <w:t xml:space="preserve">ies </w:t>
        </w:r>
      </w:ins>
      <w:del w:id="321" w:author="Microsoft Office User" w:date="2021-04-15T12:18:00Z">
        <w:r w:rsidDel="008751F6">
          <w:rPr>
            <w:lang w:eastAsia="zh-CN"/>
          </w:rPr>
          <w:delText xml:space="preserve"> </w:delText>
        </w:r>
      </w:del>
      <w:r>
        <w:rPr>
          <w:lang w:eastAsia="zh-CN"/>
        </w:rPr>
        <w:t xml:space="preserve">friction preview </w:t>
      </w:r>
      <w:ins w:id="322" w:author="Microsoft Office User" w:date="2021-04-15T12:17:00Z">
        <w:r w:rsidR="008751F6">
          <w:rPr>
            <w:lang w:eastAsia="zh-CN"/>
          </w:rPr>
          <w:t xml:space="preserve">data </w:t>
        </w:r>
      </w:ins>
      <w:r>
        <w:rPr>
          <w:lang w:eastAsia="zh-CN"/>
        </w:rPr>
        <w:t>from</w:t>
      </w:r>
      <w:r w:rsidR="00481E51">
        <w:rPr>
          <w:lang w:eastAsia="zh-CN"/>
        </w:rPr>
        <w:t xml:space="preserve"> </w:t>
      </w:r>
      <w:r w:rsidR="00504E77">
        <w:rPr>
          <w:lang w:eastAsia="zh-CN"/>
        </w:rPr>
        <w:t>a</w:t>
      </w:r>
      <w:r w:rsidR="00EC639B">
        <w:rPr>
          <w:lang w:eastAsia="zh-CN"/>
        </w:rPr>
        <w:t xml:space="preserve"> </w:t>
      </w:r>
      <w:r w:rsidR="00504E77">
        <w:rPr>
          <w:lang w:eastAsia="zh-CN"/>
        </w:rPr>
        <w:t xml:space="preserve">shared </w:t>
      </w:r>
      <w:r w:rsidR="00481E51">
        <w:rPr>
          <w:lang w:eastAsia="zh-CN"/>
        </w:rPr>
        <w:t>database</w:t>
      </w:r>
      <w:r w:rsidR="00EC639B">
        <w:rPr>
          <w:lang w:eastAsia="zh-CN"/>
        </w:rPr>
        <w:t xml:space="preserve">, a </w:t>
      </w:r>
      <w:r w:rsidR="00C26D96">
        <w:rPr>
          <w:lang w:eastAsia="zh-CN"/>
        </w:rPr>
        <w:t xml:space="preserve">tradeoff </w:t>
      </w:r>
      <w:r w:rsidR="00BE0069">
        <w:rPr>
          <w:lang w:eastAsia="zh-CN"/>
        </w:rPr>
        <w:t xml:space="preserve">problem is to </w:t>
      </w:r>
      <w:r w:rsidR="00811F4E">
        <w:rPr>
          <w:lang w:eastAsia="zh-CN"/>
        </w:rPr>
        <w:t>determine a proper</w:t>
      </w:r>
      <w:r>
        <w:rPr>
          <w:lang w:eastAsia="zh-CN"/>
        </w:rPr>
        <w:t xml:space="preserve"> preview distance</w:t>
      </w:r>
      <w:r w:rsidR="00811F4E">
        <w:rPr>
          <w:lang w:eastAsia="zh-CN"/>
        </w:rPr>
        <w:t xml:space="preserve">. </w:t>
      </w:r>
      <w:del w:id="323" w:author="Microsoft Office User" w:date="2021-04-15T12:18:00Z">
        <w:r w:rsidR="00811F4E" w:rsidDel="008751F6">
          <w:rPr>
            <w:lang w:eastAsia="zh-CN"/>
          </w:rPr>
          <w:delText xml:space="preserve">The </w:delText>
        </w:r>
        <w:r w:rsidR="003F2F80" w:rsidDel="008751F6">
          <w:rPr>
            <w:lang w:eastAsia="zh-CN"/>
          </w:rPr>
          <w:delText>l</w:delText>
        </w:r>
      </w:del>
      <w:ins w:id="324" w:author="Microsoft Office User" w:date="2021-04-15T12:18:00Z">
        <w:r w:rsidR="008751F6">
          <w:rPr>
            <w:lang w:eastAsia="zh-CN"/>
          </w:rPr>
          <w:t>L</w:t>
        </w:r>
      </w:ins>
      <w:r w:rsidR="003F2F80">
        <w:rPr>
          <w:lang w:eastAsia="zh-CN"/>
        </w:rPr>
        <w:t>onger preview distance</w:t>
      </w:r>
      <w:ins w:id="325" w:author="Microsoft Office User" w:date="2021-04-15T12:18:00Z">
        <w:r w:rsidR="008751F6">
          <w:rPr>
            <w:lang w:eastAsia="zh-CN"/>
          </w:rPr>
          <w:t>s</w:t>
        </w:r>
      </w:ins>
      <w:r w:rsidR="003F2F80">
        <w:rPr>
          <w:lang w:eastAsia="zh-CN"/>
        </w:rPr>
        <w:t xml:space="preserve"> involve</w:t>
      </w:r>
      <w:del w:id="326" w:author="Microsoft Office User" w:date="2021-04-15T12:18:00Z">
        <w:r w:rsidR="003F2F80" w:rsidDel="008751F6">
          <w:rPr>
            <w:lang w:eastAsia="zh-CN"/>
          </w:rPr>
          <w:delText>s</w:delText>
        </w:r>
      </w:del>
      <w:r w:rsidR="003F2F80">
        <w:rPr>
          <w:lang w:eastAsia="zh-CN"/>
        </w:rPr>
        <w:t xml:space="preserve"> </w:t>
      </w:r>
      <w:r w:rsidR="00811F4E">
        <w:rPr>
          <w:lang w:eastAsia="zh-CN"/>
        </w:rPr>
        <w:t xml:space="preserve">more data </w:t>
      </w:r>
      <w:r w:rsidR="00C36BF5">
        <w:rPr>
          <w:lang w:eastAsia="zh-CN"/>
        </w:rPr>
        <w:t>transmi</w:t>
      </w:r>
      <w:ins w:id="327" w:author="Microsoft Office User" w:date="2021-04-15T12:17:00Z">
        <w:r w:rsidR="008751F6">
          <w:rPr>
            <w:lang w:eastAsia="zh-CN"/>
          </w:rPr>
          <w:t>ssion,</w:t>
        </w:r>
      </w:ins>
      <w:del w:id="328" w:author="Microsoft Office User" w:date="2021-04-15T12:17:00Z">
        <w:r w:rsidR="00C36BF5" w:rsidDel="008751F6">
          <w:rPr>
            <w:lang w:eastAsia="zh-CN"/>
          </w:rPr>
          <w:delText>tting</w:delText>
        </w:r>
      </w:del>
      <w:r w:rsidR="00C36BF5">
        <w:rPr>
          <w:lang w:eastAsia="zh-CN"/>
        </w:rPr>
        <w:t xml:space="preserve"> </w:t>
      </w:r>
      <w:del w:id="329" w:author="Microsoft Office User" w:date="2021-04-15T12:18:00Z">
        <w:r w:rsidR="00C36BF5" w:rsidDel="008751F6">
          <w:rPr>
            <w:lang w:eastAsia="zh-CN"/>
          </w:rPr>
          <w:delText>which</w:delText>
        </w:r>
        <w:r w:rsidR="00811F4E" w:rsidDel="008751F6">
          <w:rPr>
            <w:lang w:eastAsia="zh-CN"/>
          </w:rPr>
          <w:delText xml:space="preserve"> </w:delText>
        </w:r>
      </w:del>
      <w:r w:rsidR="00811F4E">
        <w:rPr>
          <w:lang w:eastAsia="zh-CN"/>
        </w:rPr>
        <w:t>re</w:t>
      </w:r>
      <w:r w:rsidR="00E022D5">
        <w:rPr>
          <w:lang w:eastAsia="zh-CN"/>
        </w:rPr>
        <w:t>s</w:t>
      </w:r>
      <w:r w:rsidR="00811F4E">
        <w:rPr>
          <w:lang w:eastAsia="zh-CN"/>
        </w:rPr>
        <w:t>ult</w:t>
      </w:r>
      <w:del w:id="330" w:author="Microsoft Office User" w:date="2021-04-15T12:18:00Z">
        <w:r w:rsidR="00DB41CE" w:rsidDel="008751F6">
          <w:rPr>
            <w:lang w:eastAsia="zh-CN"/>
          </w:rPr>
          <w:delText>s</w:delText>
        </w:r>
      </w:del>
      <w:ins w:id="331" w:author="Microsoft Office User" w:date="2021-04-15T12:18:00Z">
        <w:r w:rsidR="008751F6">
          <w:rPr>
            <w:lang w:eastAsia="zh-CN"/>
          </w:rPr>
          <w:t>ing</w:t>
        </w:r>
      </w:ins>
      <w:r w:rsidR="00811F4E">
        <w:rPr>
          <w:lang w:eastAsia="zh-CN"/>
        </w:rPr>
        <w:t xml:space="preserve"> in more time de</w:t>
      </w:r>
      <w:r w:rsidR="00DB41CE">
        <w:rPr>
          <w:lang w:eastAsia="zh-CN"/>
        </w:rPr>
        <w:t>la</w:t>
      </w:r>
      <w:r w:rsidR="00811F4E">
        <w:rPr>
          <w:lang w:eastAsia="zh-CN"/>
        </w:rPr>
        <w:t>y</w:t>
      </w:r>
      <w:r w:rsidR="00074D5D">
        <w:rPr>
          <w:lang w:eastAsia="zh-CN"/>
        </w:rPr>
        <w:t xml:space="preserve"> and data cost</w:t>
      </w:r>
      <w:r w:rsidR="00811F4E">
        <w:rPr>
          <w:lang w:eastAsia="zh-CN"/>
        </w:rPr>
        <w:t xml:space="preserve">, but </w:t>
      </w:r>
      <w:del w:id="332" w:author="Microsoft Office User" w:date="2021-04-15T12:17:00Z">
        <w:r w:rsidR="00727801" w:rsidDel="008751F6">
          <w:rPr>
            <w:lang w:eastAsia="zh-CN"/>
          </w:rPr>
          <w:delText>with</w:delText>
        </w:r>
        <w:r w:rsidR="00811F4E" w:rsidDel="008751F6">
          <w:rPr>
            <w:lang w:eastAsia="zh-CN"/>
          </w:rPr>
          <w:delText xml:space="preserve"> </w:delText>
        </w:r>
      </w:del>
      <w:r w:rsidR="00727801">
        <w:rPr>
          <w:lang w:eastAsia="zh-CN"/>
        </w:rPr>
        <w:t>a</w:t>
      </w:r>
      <w:ins w:id="333" w:author="Microsoft Office User" w:date="2021-04-15T12:17:00Z">
        <w:r w:rsidR="008751F6">
          <w:rPr>
            <w:lang w:eastAsia="zh-CN"/>
          </w:rPr>
          <w:t>n overly</w:t>
        </w:r>
      </w:ins>
      <w:r w:rsidR="00727801">
        <w:rPr>
          <w:lang w:eastAsia="zh-CN"/>
        </w:rPr>
        <w:t xml:space="preserve"> </w:t>
      </w:r>
      <w:r w:rsidR="007F6777">
        <w:rPr>
          <w:lang w:eastAsia="zh-CN"/>
        </w:rPr>
        <w:t>sh</w:t>
      </w:r>
      <w:ins w:id="334" w:author="Microsoft Office User" w:date="2021-04-15T12:17:00Z">
        <w:r w:rsidR="008751F6">
          <w:rPr>
            <w:lang w:eastAsia="zh-CN"/>
          </w:rPr>
          <w:t>ort</w:t>
        </w:r>
      </w:ins>
      <w:del w:id="335" w:author="Microsoft Office User" w:date="2021-04-15T12:17:00Z">
        <w:r w:rsidR="007F6777" w:rsidDel="008751F6">
          <w:rPr>
            <w:lang w:eastAsia="zh-CN"/>
          </w:rPr>
          <w:delText>orter</w:delText>
        </w:r>
      </w:del>
      <w:r w:rsidR="007F6777">
        <w:rPr>
          <w:lang w:eastAsia="zh-CN"/>
        </w:rPr>
        <w:t xml:space="preserve"> preview distance</w:t>
      </w:r>
      <w:del w:id="336" w:author="Microsoft Office User" w:date="2021-04-15T12:17:00Z">
        <w:r w:rsidR="00727801" w:rsidDel="008751F6">
          <w:rPr>
            <w:lang w:eastAsia="zh-CN"/>
          </w:rPr>
          <w:delText>,</w:delText>
        </w:r>
      </w:del>
      <w:r w:rsidR="00811F4E">
        <w:rPr>
          <w:lang w:eastAsia="zh-CN"/>
        </w:rPr>
        <w:t xml:space="preserve"> </w:t>
      </w:r>
      <w:ins w:id="337" w:author="Microsoft Office User" w:date="2021-04-15T12:18:00Z">
        <w:r w:rsidR="008751F6">
          <w:rPr>
            <w:lang w:eastAsia="zh-CN"/>
          </w:rPr>
          <w:t xml:space="preserve">could lead to a situation where </w:t>
        </w:r>
      </w:ins>
      <w:r w:rsidR="00727801">
        <w:rPr>
          <w:lang w:eastAsia="zh-CN"/>
        </w:rPr>
        <w:t>a</w:t>
      </w:r>
      <w:r w:rsidR="00811F4E">
        <w:rPr>
          <w:lang w:eastAsia="zh-CN"/>
        </w:rPr>
        <w:t xml:space="preserve"> vehicle </w:t>
      </w:r>
      <w:del w:id="338" w:author="Microsoft Office User" w:date="2021-04-15T12:18:00Z">
        <w:r w:rsidR="00811F4E" w:rsidDel="008751F6">
          <w:rPr>
            <w:lang w:eastAsia="zh-CN"/>
          </w:rPr>
          <w:delText xml:space="preserve">could </w:delText>
        </w:r>
      </w:del>
      <w:ins w:id="339" w:author="Microsoft Office User" w:date="2021-04-15T12:18:00Z">
        <w:r w:rsidR="008751F6">
          <w:rPr>
            <w:lang w:eastAsia="zh-CN"/>
          </w:rPr>
          <w:t xml:space="preserve">might </w:t>
        </w:r>
      </w:ins>
      <w:r w:rsidR="00811F4E">
        <w:rPr>
          <w:lang w:eastAsia="zh-CN"/>
        </w:rPr>
        <w:t xml:space="preserve">not have </w:t>
      </w:r>
      <w:r w:rsidR="00AE3489">
        <w:rPr>
          <w:lang w:eastAsia="zh-CN"/>
        </w:rPr>
        <w:t xml:space="preserve">enough </w:t>
      </w:r>
      <w:r w:rsidR="00811F4E">
        <w:rPr>
          <w:lang w:eastAsia="zh-CN"/>
        </w:rPr>
        <w:t>space to re</w:t>
      </w:r>
      <w:r w:rsidR="00AE3489">
        <w:rPr>
          <w:lang w:eastAsia="zh-CN"/>
        </w:rPr>
        <w:t>s</w:t>
      </w:r>
      <w:r w:rsidR="00811F4E">
        <w:rPr>
          <w:lang w:eastAsia="zh-CN"/>
        </w:rPr>
        <w:t xml:space="preserve">pond to </w:t>
      </w:r>
      <w:r w:rsidR="00AE3489">
        <w:rPr>
          <w:lang w:eastAsia="zh-CN"/>
        </w:rPr>
        <w:t xml:space="preserve">the </w:t>
      </w:r>
      <w:r w:rsidR="00811F4E">
        <w:rPr>
          <w:lang w:eastAsia="zh-CN"/>
        </w:rPr>
        <w:t xml:space="preserve">dangerous situation ahead. </w:t>
      </w:r>
      <w:r w:rsidR="00FB1AFC">
        <w:rPr>
          <w:lang w:eastAsia="zh-CN"/>
        </w:rPr>
        <w:t>Therefore,</w:t>
      </w:r>
      <w:r w:rsidR="004F50CC">
        <w:rPr>
          <w:lang w:eastAsia="zh-CN"/>
        </w:rPr>
        <w:t xml:space="preserve"> this section </w:t>
      </w:r>
      <w:r w:rsidR="00B61577">
        <w:rPr>
          <w:lang w:eastAsia="zh-CN"/>
        </w:rPr>
        <w:t>present</w:t>
      </w:r>
      <w:r w:rsidR="00FF5B6C">
        <w:rPr>
          <w:lang w:eastAsia="zh-CN"/>
        </w:rPr>
        <w:t>s</w:t>
      </w:r>
      <w:r w:rsidR="00B61577">
        <w:rPr>
          <w:lang w:eastAsia="zh-CN"/>
        </w:rPr>
        <w:t xml:space="preserve"> a </w:t>
      </w:r>
      <w:del w:id="340" w:author="Microsoft Office User" w:date="2021-04-15T12:18:00Z">
        <w:r w:rsidR="00B61577" w:rsidDel="008751F6">
          <w:rPr>
            <w:lang w:eastAsia="zh-CN"/>
          </w:rPr>
          <w:delText xml:space="preserve">way </w:delText>
        </w:r>
      </w:del>
      <w:ins w:id="341" w:author="Microsoft Office User" w:date="2021-04-15T12:18:00Z">
        <w:r w:rsidR="008751F6">
          <w:rPr>
            <w:lang w:eastAsia="zh-CN"/>
          </w:rPr>
          <w:t xml:space="preserve">method </w:t>
        </w:r>
      </w:ins>
      <w:del w:id="342" w:author="Microsoft Office User" w:date="2021-04-15T12:19:00Z">
        <w:r w:rsidR="00B61577" w:rsidDel="008751F6">
          <w:rPr>
            <w:lang w:eastAsia="zh-CN"/>
          </w:rPr>
          <w:delText>to</w:delText>
        </w:r>
      </w:del>
      <w:ins w:id="343" w:author="Microsoft Office User" w:date="2021-04-15T12:19:00Z">
        <w:r w:rsidR="008751F6">
          <w:rPr>
            <w:lang w:eastAsia="zh-CN"/>
          </w:rPr>
          <w:t>for</w:t>
        </w:r>
      </w:ins>
      <w:r w:rsidR="00FB1AFC">
        <w:rPr>
          <w:lang w:eastAsia="zh-CN"/>
        </w:rPr>
        <w:t xml:space="preserve"> determin</w:t>
      </w:r>
      <w:ins w:id="344" w:author="Microsoft Office User" w:date="2021-04-15T12:19:00Z">
        <w:r w:rsidR="008751F6">
          <w:rPr>
            <w:lang w:eastAsia="zh-CN"/>
          </w:rPr>
          <w:t>ing</w:t>
        </w:r>
      </w:ins>
      <w:del w:id="345" w:author="Microsoft Office User" w:date="2021-04-15T12:19:00Z">
        <w:r w:rsidR="00FB1AFC" w:rsidDel="008751F6">
          <w:rPr>
            <w:lang w:eastAsia="zh-CN"/>
          </w:rPr>
          <w:delText>e</w:delText>
        </w:r>
      </w:del>
      <w:r w:rsidR="00FB1AFC">
        <w:rPr>
          <w:lang w:eastAsia="zh-CN"/>
        </w:rPr>
        <w:t xml:space="preserve"> </w:t>
      </w:r>
      <w:r w:rsidR="003916C9">
        <w:rPr>
          <w:lang w:eastAsia="zh-CN"/>
        </w:rPr>
        <w:t xml:space="preserve">the minimum </w:t>
      </w:r>
      <w:r w:rsidR="00EE38DD">
        <w:t>friction preview distance</w:t>
      </w:r>
      <w:r w:rsidR="00C22EBE">
        <w:t xml:space="preserve"> </w:t>
      </w:r>
      <w:r w:rsidR="00CC1AF4">
        <w:t xml:space="preserve">for </w:t>
      </w:r>
      <w:r w:rsidR="008331FF">
        <w:t xml:space="preserve">a </w:t>
      </w:r>
      <w:proofErr w:type="gramStart"/>
      <w:r w:rsidR="00CC1AF4">
        <w:t>zero</w:t>
      </w:r>
      <w:r w:rsidR="001150CB">
        <w:t xml:space="preserve"> </w:t>
      </w:r>
      <w:r w:rsidR="00CC1AF4">
        <w:t>grade</w:t>
      </w:r>
      <w:proofErr w:type="gramEnd"/>
      <w:r w:rsidR="00CC1AF4">
        <w:t xml:space="preserve"> case </w:t>
      </w:r>
      <w:r w:rsidR="00B45F70">
        <w:t xml:space="preserve">so that </w:t>
      </w:r>
      <w:r w:rsidR="00312FAF">
        <w:t>a vehicle</w:t>
      </w:r>
      <w:r w:rsidR="00B45F70">
        <w:t xml:space="preserve"> can have sufficient time to take action for upcoming </w:t>
      </w:r>
      <w:r w:rsidR="00746969" w:rsidRPr="00734C8A">
        <w:rPr>
          <w:rFonts w:eastAsiaTheme="minorEastAsia"/>
        </w:rPr>
        <w:t xml:space="preserve">hazardous </w:t>
      </w:r>
      <w:r w:rsidR="00B45F70">
        <w:t>situation</w:t>
      </w:r>
      <w:r w:rsidR="00CA289B">
        <w:t>s</w:t>
      </w:r>
      <w:r w:rsidR="00B45F70">
        <w:t>.</w:t>
      </w:r>
    </w:p>
    <w:p w14:paraId="0436A5EA" w14:textId="04695A57" w:rsidR="00C2692F" w:rsidRDefault="00C2692F" w:rsidP="00C2692F">
      <w:pPr>
        <w:pStyle w:val="Heading2"/>
        <w:keepLines/>
        <w:numPr>
          <w:ilvl w:val="1"/>
          <w:numId w:val="0"/>
        </w:numPr>
        <w:tabs>
          <w:tab w:val="num" w:pos="360"/>
        </w:tabs>
        <w:autoSpaceDE/>
        <w:autoSpaceDN/>
        <w:ind w:left="288" w:hanging="288"/>
      </w:pPr>
      <w:r>
        <w:t>A.</w:t>
      </w:r>
      <w:r>
        <w:tab/>
      </w:r>
      <w:r w:rsidR="00CD68FB">
        <w:t xml:space="preserve">Minimum </w:t>
      </w:r>
      <w:r w:rsidR="00BC66EC">
        <w:t xml:space="preserve">Friction </w:t>
      </w:r>
      <w:r w:rsidR="00CD68FB">
        <w:t xml:space="preserve">Preview Distance </w:t>
      </w:r>
    </w:p>
    <w:p w14:paraId="4C5C9FBB" w14:textId="456AF59D" w:rsidR="0029798A" w:rsidRDefault="00805E11" w:rsidP="00274742">
      <w:pPr>
        <w:pStyle w:val="BodyText"/>
        <w:rPr>
          <w:lang w:eastAsia="zh-CN"/>
        </w:rPr>
      </w:pPr>
      <w:r>
        <w:t xml:space="preserve">The criterion for determining the preview distance in this paper is that a vehicle </w:t>
      </w:r>
      <w:r w:rsidR="007766D2">
        <w:t>could</w:t>
      </w:r>
      <w:r>
        <w:t xml:space="preserve"> </w:t>
      </w:r>
      <w:r w:rsidR="007766D2">
        <w:t xml:space="preserve">always </w:t>
      </w:r>
      <w:r>
        <w:t>stop within the distance.</w:t>
      </w:r>
      <w:r w:rsidR="002C081A">
        <w:t xml:space="preserve"> </w:t>
      </w:r>
      <w:commentRangeStart w:id="346"/>
      <w:r w:rsidR="000316A1">
        <w:t>The strategy is</w:t>
      </w:r>
      <w:r w:rsidR="000316A1">
        <w:rPr>
          <w:rFonts w:hint="eastAsia"/>
          <w:lang w:eastAsia="zh-CN"/>
        </w:rPr>
        <w:t xml:space="preserve"> </w:t>
      </w:r>
      <w:r w:rsidR="009F3B52">
        <w:rPr>
          <w:lang w:eastAsia="zh-CN"/>
        </w:rPr>
        <w:t>to calculate the</w:t>
      </w:r>
      <w:r w:rsidR="001D2F8B">
        <w:rPr>
          <w:lang w:eastAsia="zh-CN"/>
        </w:rPr>
        <w:t xml:space="preserve"> maximum</w:t>
      </w:r>
      <w:r w:rsidR="009F3B52">
        <w:rPr>
          <w:lang w:eastAsia="zh-CN"/>
        </w:rPr>
        <w:t xml:space="preserve"> stop distance with </w:t>
      </w:r>
      <w:r w:rsidR="009F3B52">
        <w:rPr>
          <w:lang w:eastAsia="zh-CN"/>
        </w:rPr>
        <w:lastRenderedPageBreak/>
        <w:t>the</w:t>
      </w:r>
      <w:r w:rsidR="007D1BE1">
        <w:rPr>
          <w:lang w:eastAsia="zh-CN"/>
        </w:rPr>
        <w:t xml:space="preserve"> most critical scenario</w:t>
      </w:r>
      <w:r w:rsidR="00AA39C7">
        <w:rPr>
          <w:lang w:eastAsia="zh-CN"/>
        </w:rPr>
        <w:t xml:space="preserve"> fo</w:t>
      </w:r>
      <w:r w:rsidR="007D1BE1">
        <w:rPr>
          <w:lang w:eastAsia="zh-CN"/>
        </w:rPr>
        <w:t xml:space="preserve">r </w:t>
      </w:r>
      <w:r w:rsidR="007D1BE1" w:rsidRPr="00AA39C7">
        <w:rPr>
          <w:lang w:eastAsia="zh-CN"/>
        </w:rPr>
        <w:t>conservation</w:t>
      </w:r>
      <w:commentRangeEnd w:id="346"/>
      <w:r w:rsidR="008751F6">
        <w:rPr>
          <w:rStyle w:val="CommentReference"/>
          <w:rFonts w:eastAsia="等线"/>
          <w:spacing w:val="0"/>
        </w:rPr>
        <w:commentReference w:id="346"/>
      </w:r>
      <w:r w:rsidR="00AA39C7">
        <w:rPr>
          <w:lang w:eastAsia="zh-CN"/>
        </w:rPr>
        <w:t>. Therefore, w</w:t>
      </w:r>
      <w:r w:rsidR="007D1BE1">
        <w:rPr>
          <w:lang w:eastAsia="zh-CN"/>
        </w:rPr>
        <w:t xml:space="preserve">e assume that the vehicle is driving on </w:t>
      </w:r>
      <w:r w:rsidR="00AD338A">
        <w:rPr>
          <w:lang w:eastAsia="zh-CN"/>
        </w:rPr>
        <w:t>a snow</w:t>
      </w:r>
      <w:r w:rsidR="000316A1">
        <w:rPr>
          <w:lang w:eastAsia="zh-CN"/>
        </w:rPr>
        <w:t>y</w:t>
      </w:r>
      <w:r w:rsidR="00AD338A">
        <w:rPr>
          <w:lang w:eastAsia="zh-CN"/>
        </w:rPr>
        <w:t xml:space="preserve"> </w:t>
      </w:r>
      <w:r w:rsidR="007D1BE1">
        <w:rPr>
          <w:lang w:eastAsia="zh-CN"/>
        </w:rPr>
        <w:t xml:space="preserve">road with a constant </w:t>
      </w:r>
      <w:ins w:id="347" w:author="Microsoft Office User" w:date="2021-04-15T12:20:00Z">
        <w:r w:rsidR="008751F6">
          <w:rPr>
            <w:lang w:eastAsia="zh-CN"/>
          </w:rPr>
          <w:t xml:space="preserve">allowed </w:t>
        </w:r>
      </w:ins>
      <w:r w:rsidR="007D1BE1">
        <w:rPr>
          <w:lang w:eastAsia="zh-CN"/>
        </w:rPr>
        <w:t>road-tire friction coefficient value</w:t>
      </w:r>
      <w:r w:rsidR="00106E49">
        <w:rPr>
          <w:lang w:eastAsia="zh-CN"/>
        </w:rPr>
        <w:t xml:space="preserve">, i.e. </w:t>
      </w:r>
      <w:ins w:id="348" w:author="Microsoft Office User" w:date="2021-04-15T12:20:00Z">
        <w:r w:rsidR="008751F6">
          <w:rPr>
            <w:lang w:eastAsia="zh-CN"/>
          </w:rPr>
          <w:t xml:space="preserve">the product </w:t>
        </w:r>
      </w:ins>
      <w:proofErr w:type="spellStart"/>
      <w:r w:rsidR="00F86FE7" w:rsidRPr="00F86FE7">
        <w:rPr>
          <w:lang w:eastAsia="zh-CN"/>
        </w:rPr>
        <w:t>λμ</w:t>
      </w:r>
      <w:proofErr w:type="spellEnd"/>
      <w:r w:rsidR="00F86FE7" w:rsidRPr="00F86FE7">
        <w:rPr>
          <w:lang w:eastAsia="zh-CN"/>
        </w:rPr>
        <w:t>=</w:t>
      </w:r>
      <w:r w:rsidR="007D1BE1" w:rsidRPr="00F86FE7">
        <w:rPr>
          <w:lang w:eastAsia="zh-CN"/>
        </w:rPr>
        <w:t>0</w:t>
      </w:r>
      <w:r w:rsidR="007D1BE1">
        <w:rPr>
          <w:lang w:eastAsia="zh-CN"/>
        </w:rPr>
        <w:t>.</w:t>
      </w:r>
      <w:r w:rsidR="00AD338A">
        <w:rPr>
          <w:lang w:eastAsia="zh-CN"/>
        </w:rPr>
        <w:t>2</w:t>
      </w:r>
      <w:r w:rsidR="001013EB">
        <w:rPr>
          <w:lang w:eastAsia="zh-CN"/>
        </w:rPr>
        <w:t xml:space="preserve">, </w:t>
      </w:r>
      <w:r w:rsidR="00A207AB">
        <w:rPr>
          <w:lang w:eastAsia="zh-CN"/>
        </w:rPr>
        <w:t xml:space="preserve">and </w:t>
      </w:r>
      <w:r w:rsidR="008B1112">
        <w:rPr>
          <w:lang w:eastAsia="zh-CN"/>
        </w:rPr>
        <w:t>with</w:t>
      </w:r>
      <w:r w:rsidR="00A207AB">
        <w:rPr>
          <w:lang w:eastAsia="zh-CN"/>
        </w:rPr>
        <w:t xml:space="preserve"> </w:t>
      </w:r>
      <w:r w:rsidR="008B1112">
        <w:rPr>
          <w:lang w:eastAsia="zh-CN"/>
        </w:rPr>
        <w:t xml:space="preserve">a </w:t>
      </w:r>
      <w:r w:rsidR="00A207AB">
        <w:rPr>
          <w:lang w:eastAsia="zh-CN"/>
        </w:rPr>
        <w:t>maximum</w:t>
      </w:r>
      <w:r w:rsidR="00CD136D">
        <w:rPr>
          <w:lang w:eastAsia="zh-CN"/>
        </w:rPr>
        <w:t xml:space="preserve"> permissible</w:t>
      </w:r>
      <w:r w:rsidR="00A207AB">
        <w:rPr>
          <w:lang w:eastAsia="zh-CN"/>
        </w:rPr>
        <w:t xml:space="preserve"> </w:t>
      </w:r>
      <w:r w:rsidR="008B1112">
        <w:rPr>
          <w:lang w:eastAsia="zh-CN"/>
        </w:rPr>
        <w:t xml:space="preserve">initial </w:t>
      </w:r>
      <w:r w:rsidR="005704D5">
        <w:rPr>
          <w:lang w:eastAsia="zh-CN"/>
        </w:rPr>
        <w:t>sp</w:t>
      </w:r>
      <w:r w:rsidR="00295449">
        <w:rPr>
          <w:lang w:eastAsia="zh-CN"/>
        </w:rPr>
        <w:t>e</w:t>
      </w:r>
      <w:r w:rsidR="005704D5">
        <w:rPr>
          <w:lang w:eastAsia="zh-CN"/>
        </w:rPr>
        <w:t>ed.</w:t>
      </w:r>
      <w:r w:rsidR="008E3D26">
        <w:rPr>
          <w:lang w:eastAsia="zh-CN"/>
        </w:rPr>
        <w:t xml:space="preserve"> With this assumption, our task is to find the scenario where the vehicle </w:t>
      </w:r>
      <w:r w:rsidR="0029771D">
        <w:rPr>
          <w:lang w:eastAsia="zh-CN"/>
        </w:rPr>
        <w:t xml:space="preserve">decelerates to </w:t>
      </w:r>
      <w:r w:rsidR="008E3D26">
        <w:rPr>
          <w:lang w:eastAsia="zh-CN"/>
        </w:rPr>
        <w:t xml:space="preserve">stop with </w:t>
      </w:r>
      <w:r w:rsidR="005C66F5">
        <w:rPr>
          <w:lang w:eastAsia="zh-CN"/>
        </w:rPr>
        <w:t>the</w:t>
      </w:r>
      <w:r w:rsidR="008E3D26">
        <w:rPr>
          <w:lang w:eastAsia="zh-CN"/>
        </w:rPr>
        <w:t xml:space="preserve"> longest distance. </w:t>
      </w:r>
    </w:p>
    <w:p w14:paraId="06406BCB" w14:textId="2480D79D" w:rsidR="008533BD" w:rsidRDefault="008A0F06" w:rsidP="007E126A">
      <w:pPr>
        <w:pStyle w:val="BodyText"/>
        <w:rPr>
          <w:lang w:eastAsia="zh-CN"/>
        </w:rPr>
      </w:pPr>
      <w:r w:rsidRPr="003659A3">
        <w:rPr>
          <w:lang w:eastAsia="zh-CN"/>
        </w:rPr>
        <w:t xml:space="preserve">Section </w:t>
      </w:r>
      <w:r w:rsidRPr="003659A3">
        <w:rPr>
          <w:lang w:eastAsia="zh-CN"/>
        </w:rPr>
        <w:fldChar w:fldCharType="begin"/>
      </w:r>
      <w:r w:rsidRPr="003659A3">
        <w:rPr>
          <w:lang w:eastAsia="zh-CN"/>
        </w:rPr>
        <w:instrText xml:space="preserve"> </w:instrText>
      </w:r>
      <w:r w:rsidRPr="003659A3">
        <w:rPr>
          <w:rFonts w:hint="eastAsia"/>
          <w:lang w:eastAsia="zh-CN"/>
        </w:rPr>
        <w:instrText>REF _Ref69134260 \n \h</w:instrText>
      </w:r>
      <w:r w:rsidRPr="003659A3">
        <w:rPr>
          <w:lang w:eastAsia="zh-CN"/>
        </w:rPr>
        <w:instrText xml:space="preserve"> </w:instrText>
      </w:r>
      <w:r w:rsidR="00D05253" w:rsidRPr="003659A3">
        <w:rPr>
          <w:lang w:eastAsia="zh-CN"/>
        </w:rPr>
        <w:instrText xml:space="preserve"> \* MERGEFORMAT </w:instrText>
      </w:r>
      <w:r w:rsidRPr="003659A3">
        <w:rPr>
          <w:lang w:eastAsia="zh-CN"/>
        </w:rPr>
      </w:r>
      <w:r w:rsidRPr="003659A3">
        <w:rPr>
          <w:lang w:eastAsia="zh-CN"/>
        </w:rPr>
        <w:fldChar w:fldCharType="separate"/>
      </w:r>
      <w:r w:rsidR="00F06767">
        <w:rPr>
          <w:lang w:eastAsia="zh-CN"/>
        </w:rPr>
        <w:t>II</w:t>
      </w:r>
      <w:r w:rsidRPr="003659A3">
        <w:rPr>
          <w:lang w:eastAsia="zh-CN"/>
        </w:rPr>
        <w:fldChar w:fldCharType="end"/>
      </w:r>
      <w:r w:rsidRPr="003659A3">
        <w:rPr>
          <w:lang w:eastAsia="zh-CN"/>
        </w:rPr>
        <w:t xml:space="preserve">.B </w:t>
      </w:r>
      <w:del w:id="349" w:author="Microsoft Office User" w:date="2021-04-15T12:20:00Z">
        <w:r w:rsidRPr="003659A3" w:rsidDel="008751F6">
          <w:rPr>
            <w:lang w:eastAsia="zh-CN"/>
          </w:rPr>
          <w:delText>indicate</w:delText>
        </w:r>
        <w:r w:rsidR="00B06BFA" w:rsidRPr="003659A3" w:rsidDel="008751F6">
          <w:rPr>
            <w:lang w:eastAsia="zh-CN"/>
          </w:rPr>
          <w:delText>s</w:delText>
        </w:r>
        <w:r w:rsidRPr="003659A3" w:rsidDel="008751F6">
          <w:rPr>
            <w:lang w:eastAsia="zh-CN"/>
          </w:rPr>
          <w:delText xml:space="preserve"> </w:delText>
        </w:r>
      </w:del>
      <w:ins w:id="350" w:author="Microsoft Office User" w:date="2021-04-15T12:20:00Z">
        <w:r w:rsidR="008751F6">
          <w:rPr>
            <w:lang w:eastAsia="zh-CN"/>
          </w:rPr>
          <w:t>introdu</w:t>
        </w:r>
      </w:ins>
      <w:ins w:id="351" w:author="Microsoft Office User" w:date="2021-04-15T12:21:00Z">
        <w:r w:rsidR="008751F6">
          <w:rPr>
            <w:lang w:eastAsia="zh-CN"/>
          </w:rPr>
          <w:t>ced the convention</w:t>
        </w:r>
      </w:ins>
      <w:ins w:id="352" w:author="Microsoft Office User" w:date="2021-04-15T12:20:00Z">
        <w:r w:rsidR="008751F6" w:rsidRPr="003659A3">
          <w:rPr>
            <w:lang w:eastAsia="zh-CN"/>
          </w:rPr>
          <w:t xml:space="preserve"> </w:t>
        </w:r>
      </w:ins>
      <w:r w:rsidR="00016034" w:rsidRPr="003659A3">
        <w:rPr>
          <w:lang w:eastAsia="zh-CN"/>
        </w:rPr>
        <w:t xml:space="preserve">that </w:t>
      </w:r>
      <w:r w:rsidR="00C55A1B" w:rsidRPr="003659A3">
        <w:rPr>
          <w:lang w:eastAsia="zh-CN"/>
        </w:rPr>
        <w:t xml:space="preserve">a path </w:t>
      </w:r>
      <w:r w:rsidR="00B06BFA" w:rsidRPr="003659A3">
        <w:rPr>
          <w:lang w:eastAsia="zh-CN"/>
        </w:rPr>
        <w:t xml:space="preserve">comprises </w:t>
      </w:r>
      <w:r w:rsidR="00400748" w:rsidRPr="003659A3">
        <w:rPr>
          <w:lang w:eastAsia="zh-CN"/>
        </w:rPr>
        <w:t>straight lines</w:t>
      </w:r>
      <w:r w:rsidR="00E75A96" w:rsidRPr="003659A3">
        <w:rPr>
          <w:lang w:eastAsia="zh-CN"/>
        </w:rPr>
        <w:t xml:space="preserve"> with zero curvature</w:t>
      </w:r>
      <w:r w:rsidR="00400748" w:rsidRPr="003659A3">
        <w:rPr>
          <w:lang w:eastAsia="zh-CN"/>
        </w:rPr>
        <w:t xml:space="preserve">, </w:t>
      </w:r>
      <w:r w:rsidR="00B06BFA" w:rsidRPr="003659A3">
        <w:rPr>
          <w:lang w:eastAsia="zh-CN"/>
        </w:rPr>
        <w:t>radius arcs</w:t>
      </w:r>
      <w:r w:rsidR="00E75A96" w:rsidRPr="003659A3">
        <w:rPr>
          <w:lang w:eastAsia="zh-CN"/>
        </w:rPr>
        <w:t xml:space="preserve"> with constant curvature</w:t>
      </w:r>
      <w:r w:rsidR="00B06BFA" w:rsidRPr="003659A3">
        <w:rPr>
          <w:lang w:eastAsia="zh-CN"/>
        </w:rPr>
        <w:t xml:space="preserve">, </w:t>
      </w:r>
      <w:r w:rsidR="00400748" w:rsidRPr="003659A3">
        <w:rPr>
          <w:lang w:eastAsia="zh-CN"/>
        </w:rPr>
        <w:t xml:space="preserve">and </w:t>
      </w:r>
      <w:r w:rsidR="00B06BFA" w:rsidRPr="003659A3">
        <w:rPr>
          <w:lang w:eastAsia="zh-CN"/>
        </w:rPr>
        <w:t>spirals</w:t>
      </w:r>
      <w:r w:rsidR="00B012DB" w:rsidRPr="003659A3">
        <w:rPr>
          <w:lang w:eastAsia="zh-CN"/>
        </w:rPr>
        <w:t xml:space="preserve"> with linear curvature</w:t>
      </w:r>
      <w:r w:rsidR="00B06BFA">
        <w:rPr>
          <w:lang w:eastAsia="zh-CN"/>
        </w:rPr>
        <w:t>.</w:t>
      </w:r>
      <w:r w:rsidR="00D05253">
        <w:rPr>
          <w:lang w:eastAsia="zh-CN"/>
        </w:rPr>
        <w:t xml:space="preserve"> </w:t>
      </w:r>
      <w:r w:rsidR="003659A3">
        <w:rPr>
          <w:lang w:eastAsia="zh-CN"/>
        </w:rPr>
        <w:t>Thus,</w:t>
      </w:r>
      <w:r w:rsidR="004E2FBA">
        <w:rPr>
          <w:lang w:eastAsia="zh-CN"/>
        </w:rPr>
        <w:t xml:space="preserve"> for a</w:t>
      </w:r>
      <w:r w:rsidR="006D3D00">
        <w:rPr>
          <w:lang w:eastAsia="zh-CN"/>
        </w:rPr>
        <w:t xml:space="preserve"> </w:t>
      </w:r>
      <w:r w:rsidR="004E2FBA">
        <w:rPr>
          <w:lang w:eastAsia="zh-CN"/>
        </w:rPr>
        <w:t>g</w:t>
      </w:r>
      <w:r w:rsidR="00D05253">
        <w:rPr>
          <w:lang w:eastAsia="zh-CN"/>
        </w:rPr>
        <w:t>iven path</w:t>
      </w:r>
      <w:r w:rsidR="0025218D">
        <w:rPr>
          <w:lang w:eastAsia="zh-CN"/>
        </w:rPr>
        <w:t xml:space="preserve">, </w:t>
      </w:r>
      <w:r w:rsidR="00D05253">
        <w:rPr>
          <w:lang w:eastAsia="zh-CN"/>
        </w:rPr>
        <w:t xml:space="preserve">the </w:t>
      </w:r>
      <w:r w:rsidR="002C0641">
        <w:rPr>
          <w:lang w:eastAsia="zh-CN"/>
        </w:rPr>
        <w:t>straight</w:t>
      </w:r>
      <w:r w:rsidR="00D05253">
        <w:rPr>
          <w:lang w:eastAsia="zh-CN"/>
        </w:rPr>
        <w:t>-</w:t>
      </w:r>
      <w:r w:rsidR="002C0641">
        <w:rPr>
          <w:lang w:eastAsia="zh-CN"/>
        </w:rPr>
        <w:t xml:space="preserve">line </w:t>
      </w:r>
      <w:r w:rsidR="00D05253">
        <w:rPr>
          <w:lang w:eastAsia="zh-CN"/>
        </w:rPr>
        <w:t>segment</w:t>
      </w:r>
      <w:r w:rsidR="002C0641">
        <w:rPr>
          <w:lang w:eastAsia="zh-CN"/>
        </w:rPr>
        <w:t xml:space="preserve"> </w:t>
      </w:r>
      <w:del w:id="353" w:author="Microsoft Office User" w:date="2021-04-15T12:21:00Z">
        <w:r w:rsidR="002C0641" w:rsidDel="005A7544">
          <w:rPr>
            <w:lang w:eastAsia="zh-CN"/>
          </w:rPr>
          <w:delText xml:space="preserve">could </w:delText>
        </w:r>
      </w:del>
      <w:r w:rsidR="002C0641">
        <w:rPr>
          <w:lang w:eastAsia="zh-CN"/>
        </w:rPr>
        <w:t>allow</w:t>
      </w:r>
      <w:ins w:id="354" w:author="Microsoft Office User" w:date="2021-04-15T12:21:00Z">
        <w:r w:rsidR="005A7544">
          <w:rPr>
            <w:lang w:eastAsia="zh-CN"/>
          </w:rPr>
          <w:t>s</w:t>
        </w:r>
      </w:ins>
      <w:r w:rsidR="002C0641">
        <w:rPr>
          <w:lang w:eastAsia="zh-CN"/>
        </w:rPr>
        <w:t xml:space="preserve"> the </w:t>
      </w:r>
      <w:del w:id="355" w:author="Microsoft Office User" w:date="2021-04-15T12:21:00Z">
        <w:r w:rsidR="002C0641" w:rsidDel="005A7544">
          <w:rPr>
            <w:lang w:eastAsia="zh-CN"/>
          </w:rPr>
          <w:delText>most</w:delText>
        </w:r>
      </w:del>
      <w:ins w:id="356" w:author="Microsoft Office User" w:date="2021-04-15T12:21:00Z">
        <w:r w:rsidR="005A7544">
          <w:rPr>
            <w:lang w:eastAsia="zh-CN"/>
          </w:rPr>
          <w:t>highest</w:t>
        </w:r>
      </w:ins>
      <w:r w:rsidR="002C0641">
        <w:rPr>
          <w:lang w:eastAsia="zh-CN"/>
        </w:rPr>
        <w:t xml:space="preserve"> </w:t>
      </w:r>
      <w:r w:rsidR="00FC51F6">
        <w:rPr>
          <w:lang w:eastAsia="zh-CN"/>
        </w:rPr>
        <w:t xml:space="preserve">permissible </w:t>
      </w:r>
      <w:r w:rsidR="002C0641">
        <w:rPr>
          <w:lang w:eastAsia="zh-CN"/>
        </w:rPr>
        <w:t>initial speed</w:t>
      </w:r>
      <w:r w:rsidR="004E2FBA">
        <w:rPr>
          <w:lang w:eastAsia="zh-CN"/>
        </w:rPr>
        <w:t xml:space="preserve">. </w:t>
      </w:r>
      <w:r w:rsidR="00496C1E">
        <w:rPr>
          <w:lang w:eastAsia="zh-CN"/>
        </w:rPr>
        <w:t>A</w:t>
      </w:r>
      <w:r w:rsidR="00A30E89" w:rsidRPr="00BA4360">
        <w:rPr>
          <w:lang w:eastAsia="zh-CN"/>
        </w:rPr>
        <w:t xml:space="preserve">ccording to </w:t>
      </w:r>
      <w:r w:rsidR="00A30E89" w:rsidRPr="00BA4360">
        <w:rPr>
          <w:lang w:eastAsia="zh-CN"/>
        </w:rPr>
        <w:fldChar w:fldCharType="begin"/>
      </w:r>
      <w:r w:rsidR="00A30E89" w:rsidRPr="00BA4360">
        <w:rPr>
          <w:lang w:eastAsia="zh-CN"/>
        </w:rPr>
        <w:instrText xml:space="preserve"> GOTOBUTTON ZEqnNum358582  \* MERGEFORMAT </w:instrText>
      </w:r>
      <w:r w:rsidR="00A30E89" w:rsidRPr="00BA4360">
        <w:rPr>
          <w:lang w:eastAsia="zh-CN"/>
        </w:rPr>
        <w:fldChar w:fldCharType="begin"/>
      </w:r>
      <w:r w:rsidR="00A30E89" w:rsidRPr="00BA4360">
        <w:rPr>
          <w:lang w:eastAsia="zh-CN"/>
        </w:rPr>
        <w:instrText xml:space="preserve"> REF ZEqnNum358582 \* Charformat \! \* MERGEFORMAT </w:instrText>
      </w:r>
      <w:r w:rsidR="00A30E89" w:rsidRPr="00BA4360">
        <w:rPr>
          <w:lang w:eastAsia="zh-CN"/>
        </w:rPr>
        <w:fldChar w:fldCharType="separate"/>
      </w:r>
      <w:r w:rsidR="00F06767">
        <w:rPr>
          <w:lang w:eastAsia="zh-CN"/>
        </w:rPr>
        <w:instrText>(11)</w:instrText>
      </w:r>
      <w:r w:rsidR="00A30E89" w:rsidRPr="00BA4360">
        <w:rPr>
          <w:lang w:eastAsia="zh-CN"/>
        </w:rPr>
        <w:fldChar w:fldCharType="end"/>
      </w:r>
      <w:r w:rsidR="00A30E89" w:rsidRPr="00BA4360">
        <w:rPr>
          <w:lang w:eastAsia="zh-CN"/>
        </w:rPr>
        <w:fldChar w:fldCharType="end"/>
      </w:r>
      <w:r w:rsidR="008E23F7" w:rsidRPr="00BA4360">
        <w:rPr>
          <w:lang w:eastAsia="zh-CN"/>
        </w:rPr>
        <w:t>,</w:t>
      </w:r>
      <w:r w:rsidR="004F7464">
        <w:rPr>
          <w:lang w:eastAsia="zh-CN"/>
        </w:rPr>
        <w:t xml:space="preserve"> </w:t>
      </w:r>
      <w:r w:rsidR="00B14586" w:rsidRPr="00BA4360">
        <w:rPr>
          <w:lang w:eastAsia="zh-CN"/>
        </w:rPr>
        <w:t>the</w:t>
      </w:r>
      <w:r w:rsidR="00EA6777">
        <w:rPr>
          <w:lang w:eastAsia="zh-CN"/>
        </w:rPr>
        <w:t xml:space="preserve"> </w:t>
      </w:r>
      <w:ins w:id="357" w:author="Microsoft Office User" w:date="2021-04-15T12:21:00Z">
        <w:r w:rsidR="005A7544">
          <w:rPr>
            <w:lang w:eastAsia="zh-CN"/>
          </w:rPr>
          <w:t xml:space="preserve">portion of a </w:t>
        </w:r>
      </w:ins>
      <w:r w:rsidR="00EA6777">
        <w:rPr>
          <w:lang w:eastAsia="zh-CN"/>
        </w:rPr>
        <w:t>path with</w:t>
      </w:r>
      <w:r w:rsidR="00B14586">
        <w:rPr>
          <w:iCs/>
          <w:lang w:eastAsia="zh-CN"/>
        </w:rPr>
        <w:t xml:space="preserve"> larger curvature</w:t>
      </w:r>
      <w:r w:rsidR="00EA6777">
        <w:rPr>
          <w:iCs/>
          <w:lang w:eastAsia="zh-CN"/>
        </w:rPr>
        <w:t xml:space="preserve"> has </w:t>
      </w:r>
      <w:r w:rsidR="007675F1">
        <w:rPr>
          <w:iCs/>
          <w:lang w:eastAsia="zh-CN"/>
        </w:rPr>
        <w:t>a s</w:t>
      </w:r>
      <w:r w:rsidR="00B14586">
        <w:rPr>
          <w:iCs/>
          <w:lang w:eastAsia="zh-CN"/>
        </w:rPr>
        <w:t xml:space="preserve">maller </w:t>
      </w:r>
      <w:r w:rsidR="00550460">
        <w:rPr>
          <w:iCs/>
          <w:lang w:eastAsia="zh-CN"/>
        </w:rPr>
        <w:t>maximum</w:t>
      </w:r>
      <w:r w:rsidR="00B14586">
        <w:rPr>
          <w:iCs/>
          <w:lang w:eastAsia="zh-CN"/>
        </w:rPr>
        <w:t xml:space="preserve"> permissible initial speed. And for a given initial speed, </w:t>
      </w:r>
      <w:r w:rsidR="00A168F5">
        <w:rPr>
          <w:iCs/>
          <w:lang w:eastAsia="zh-CN"/>
        </w:rPr>
        <w:t xml:space="preserve">a </w:t>
      </w:r>
      <w:r w:rsidR="00B757E3">
        <w:rPr>
          <w:iCs/>
          <w:lang w:eastAsia="zh-CN"/>
        </w:rPr>
        <w:t xml:space="preserve">larger curvature </w:t>
      </w:r>
      <w:r w:rsidR="00496C1E">
        <w:rPr>
          <w:iCs/>
          <w:lang w:eastAsia="zh-CN"/>
        </w:rPr>
        <w:t>path</w:t>
      </w:r>
      <w:r w:rsidR="00B757E3">
        <w:rPr>
          <w:iCs/>
          <w:lang w:eastAsia="zh-CN"/>
        </w:rPr>
        <w:t xml:space="preserve"> </w:t>
      </w:r>
      <w:r w:rsidR="00496C1E">
        <w:rPr>
          <w:iCs/>
          <w:lang w:eastAsia="zh-CN"/>
        </w:rPr>
        <w:t>results in</w:t>
      </w:r>
      <w:r w:rsidR="00B757E3">
        <w:rPr>
          <w:iCs/>
          <w:lang w:eastAsia="zh-CN"/>
        </w:rPr>
        <w:t xml:space="preserve"> </w:t>
      </w:r>
      <w:r w:rsidR="00A168F5">
        <w:rPr>
          <w:iCs/>
          <w:lang w:eastAsia="zh-CN"/>
        </w:rPr>
        <w:t>a</w:t>
      </w:r>
      <w:r w:rsidR="00E03A71">
        <w:rPr>
          <w:iCs/>
          <w:lang w:eastAsia="zh-CN"/>
        </w:rPr>
        <w:t xml:space="preserve"> s</w:t>
      </w:r>
      <w:r w:rsidR="00B33055">
        <w:rPr>
          <w:iCs/>
          <w:lang w:eastAsia="zh-CN"/>
        </w:rPr>
        <w:t>ma</w:t>
      </w:r>
      <w:r w:rsidR="00E03A71">
        <w:rPr>
          <w:iCs/>
          <w:lang w:eastAsia="zh-CN"/>
        </w:rPr>
        <w:t>ller deceleration and thereby a</w:t>
      </w:r>
      <w:r w:rsidR="00A168F5">
        <w:rPr>
          <w:iCs/>
          <w:lang w:eastAsia="zh-CN"/>
        </w:rPr>
        <w:t xml:space="preserve"> </w:t>
      </w:r>
      <w:r w:rsidR="00B757E3">
        <w:rPr>
          <w:iCs/>
          <w:lang w:eastAsia="zh-CN"/>
        </w:rPr>
        <w:t>longer stop distance</w:t>
      </w:r>
      <w:r w:rsidR="00F57FE1">
        <w:rPr>
          <w:iCs/>
          <w:lang w:eastAsia="zh-CN"/>
        </w:rPr>
        <w:t xml:space="preserve">. </w:t>
      </w:r>
      <w:del w:id="358" w:author="Microsoft Office User" w:date="2021-04-15T12:22:00Z">
        <w:r w:rsidR="00690481" w:rsidDel="005A7544">
          <w:rPr>
            <w:iCs/>
            <w:lang w:eastAsia="zh-CN"/>
          </w:rPr>
          <w:delText xml:space="preserve">With </w:delText>
        </w:r>
      </w:del>
      <w:ins w:id="359" w:author="Microsoft Office User" w:date="2021-04-15T12:22:00Z">
        <w:r w:rsidR="005A7544">
          <w:rPr>
            <w:iCs/>
            <w:lang w:eastAsia="zh-CN"/>
          </w:rPr>
          <w:t xml:space="preserve">Applying </w:t>
        </w:r>
      </w:ins>
      <w:r w:rsidR="00690481">
        <w:rPr>
          <w:iCs/>
          <w:lang w:eastAsia="zh-CN"/>
        </w:rPr>
        <w:t>this analysis</w:t>
      </w:r>
      <w:r w:rsidR="00410784">
        <w:rPr>
          <w:iCs/>
          <w:lang w:eastAsia="zh-CN"/>
        </w:rPr>
        <w:t xml:space="preserve">, the </w:t>
      </w:r>
      <w:r w:rsidR="00F57FE1">
        <w:rPr>
          <w:lang w:eastAsia="zh-CN"/>
        </w:rPr>
        <w:t>most critical scenario</w:t>
      </w:r>
      <w:r w:rsidR="00A11908">
        <w:rPr>
          <w:lang w:eastAsia="zh-CN"/>
        </w:rPr>
        <w:t xml:space="preserve"> is </w:t>
      </w:r>
      <w:del w:id="360" w:author="Microsoft Office User" w:date="2021-04-15T12:22:00Z">
        <w:r w:rsidR="00A11908" w:rsidDel="005A7544">
          <w:rPr>
            <w:lang w:eastAsia="zh-CN"/>
          </w:rPr>
          <w:delText xml:space="preserve">that </w:delText>
        </w:r>
      </w:del>
      <w:r w:rsidR="005A179D">
        <w:rPr>
          <w:lang w:eastAsia="zh-CN"/>
        </w:rPr>
        <w:t>a vehicle driving at the speed limit</w:t>
      </w:r>
      <w:r w:rsidR="00393387">
        <w:rPr>
          <w:lang w:eastAsia="zh-CN"/>
        </w:rPr>
        <w:t xml:space="preserve"> </w:t>
      </w:r>
      <w:r w:rsidR="00393387" w:rsidRPr="003A3E0C">
        <w:rPr>
          <w:i/>
          <w:iCs/>
          <w:lang w:eastAsia="zh-CN"/>
        </w:rPr>
        <w:t>U</w:t>
      </w:r>
      <w:r w:rsidR="00393387" w:rsidRPr="003A3E0C">
        <w:rPr>
          <w:i/>
          <w:iCs/>
          <w:vertAlign w:val="subscript"/>
          <w:lang w:eastAsia="zh-CN"/>
        </w:rPr>
        <w:t>x0</w:t>
      </w:r>
      <w:r w:rsidR="005A179D" w:rsidRPr="003A3E0C">
        <w:rPr>
          <w:i/>
          <w:iCs/>
          <w:lang w:eastAsia="zh-CN"/>
        </w:rPr>
        <w:t xml:space="preserve"> </w:t>
      </w:r>
      <w:del w:id="361" w:author="Microsoft Office User" w:date="2021-04-15T12:22:00Z">
        <w:r w:rsidR="003A1796" w:rsidDel="005A7544">
          <w:rPr>
            <w:lang w:eastAsia="zh-CN"/>
          </w:rPr>
          <w:delText xml:space="preserve">at </w:delText>
        </w:r>
      </w:del>
      <w:ins w:id="362" w:author="Microsoft Office User" w:date="2021-04-15T12:22:00Z">
        <w:r w:rsidR="005A7544">
          <w:rPr>
            <w:lang w:eastAsia="zh-CN"/>
          </w:rPr>
          <w:t xml:space="preserve">on </w:t>
        </w:r>
      </w:ins>
      <w:r w:rsidR="00C70433">
        <w:rPr>
          <w:lang w:eastAsia="zh-CN"/>
        </w:rPr>
        <w:t xml:space="preserve">a </w:t>
      </w:r>
      <w:r w:rsidR="003A1796">
        <w:rPr>
          <w:lang w:eastAsia="zh-CN"/>
        </w:rPr>
        <w:t>straight</w:t>
      </w:r>
      <w:r w:rsidR="008018EB">
        <w:rPr>
          <w:lang w:eastAsia="zh-CN"/>
        </w:rPr>
        <w:t>-</w:t>
      </w:r>
      <w:r w:rsidR="003A1796">
        <w:rPr>
          <w:lang w:eastAsia="zh-CN"/>
        </w:rPr>
        <w:t>line r</w:t>
      </w:r>
      <w:r w:rsidR="008018EB">
        <w:rPr>
          <w:lang w:eastAsia="zh-CN"/>
        </w:rPr>
        <w:t>oa</w:t>
      </w:r>
      <w:r w:rsidR="003A1796">
        <w:rPr>
          <w:lang w:eastAsia="zh-CN"/>
        </w:rPr>
        <w:t>d</w:t>
      </w:r>
      <w:r w:rsidR="00C70433">
        <w:rPr>
          <w:lang w:eastAsia="zh-CN"/>
        </w:rPr>
        <w:t xml:space="preserve">, </w:t>
      </w:r>
      <w:del w:id="363" w:author="Microsoft Office User" w:date="2021-04-15T12:22:00Z">
        <w:r w:rsidR="00C70433" w:rsidDel="005A7544">
          <w:rPr>
            <w:lang w:eastAsia="zh-CN"/>
          </w:rPr>
          <w:delText>then</w:delText>
        </w:r>
        <w:r w:rsidR="003A1796" w:rsidDel="005A7544">
          <w:rPr>
            <w:lang w:eastAsia="zh-CN"/>
          </w:rPr>
          <w:delText xml:space="preserve"> </w:delText>
        </w:r>
      </w:del>
      <w:r w:rsidR="003A1796">
        <w:rPr>
          <w:lang w:eastAsia="zh-CN"/>
        </w:rPr>
        <w:t>enter</w:t>
      </w:r>
      <w:ins w:id="364" w:author="Microsoft Office User" w:date="2021-04-15T12:22:00Z">
        <w:r w:rsidR="005A7544">
          <w:rPr>
            <w:lang w:eastAsia="zh-CN"/>
          </w:rPr>
          <w:t>ing</w:t>
        </w:r>
      </w:ins>
      <w:r w:rsidR="003A1796">
        <w:rPr>
          <w:lang w:eastAsia="zh-CN"/>
        </w:rPr>
        <w:t xml:space="preserve"> a </w:t>
      </w:r>
      <w:r w:rsidR="008018EB">
        <w:rPr>
          <w:lang w:eastAsia="zh-CN"/>
        </w:rPr>
        <w:t>s</w:t>
      </w:r>
      <w:r w:rsidR="003A1796">
        <w:rPr>
          <w:lang w:eastAsia="zh-CN"/>
        </w:rPr>
        <w:t>piral road</w:t>
      </w:r>
      <w:r w:rsidR="00D219C6">
        <w:rPr>
          <w:lang w:eastAsia="zh-CN"/>
        </w:rPr>
        <w:t xml:space="preserve">, </w:t>
      </w:r>
      <w:r w:rsidR="003A1796">
        <w:rPr>
          <w:lang w:eastAsia="zh-CN"/>
        </w:rPr>
        <w:t xml:space="preserve">and </w:t>
      </w:r>
      <w:r w:rsidR="00D219C6">
        <w:rPr>
          <w:lang w:eastAsia="zh-CN"/>
        </w:rPr>
        <w:t>finally</w:t>
      </w:r>
      <w:r w:rsidR="003A1796">
        <w:rPr>
          <w:lang w:eastAsia="zh-CN"/>
        </w:rPr>
        <w:t xml:space="preserve"> stop</w:t>
      </w:r>
      <w:ins w:id="365" w:author="Microsoft Office User" w:date="2021-04-15T12:22:00Z">
        <w:r w:rsidR="005A7544">
          <w:rPr>
            <w:lang w:eastAsia="zh-CN"/>
          </w:rPr>
          <w:t>ping</w:t>
        </w:r>
      </w:ins>
      <w:r w:rsidR="003A1796">
        <w:rPr>
          <w:lang w:eastAsia="zh-CN"/>
        </w:rPr>
        <w:t xml:space="preserve"> at the arc segment</w:t>
      </w:r>
      <w:r w:rsidR="00F8348A">
        <w:rPr>
          <w:lang w:eastAsia="zh-CN"/>
        </w:rPr>
        <w:t>, which is</w:t>
      </w:r>
      <w:r w:rsidR="00F376F1">
        <w:rPr>
          <w:lang w:eastAsia="zh-CN"/>
        </w:rPr>
        <w:t xml:space="preserve"> </w:t>
      </w:r>
      <w:del w:id="366" w:author="Microsoft Office User" w:date="2021-04-15T12:22:00Z">
        <w:r w:rsidR="00F376F1" w:rsidDel="005A7544">
          <w:rPr>
            <w:lang w:eastAsia="zh-CN"/>
          </w:rPr>
          <w:delText xml:space="preserve">pretty </w:delText>
        </w:r>
      </w:del>
      <w:r w:rsidR="00F376F1">
        <w:rPr>
          <w:lang w:eastAsia="zh-CN"/>
        </w:rPr>
        <w:t>similar to a highway off-ramp road and is</w:t>
      </w:r>
      <w:r w:rsidR="00F8348A">
        <w:rPr>
          <w:lang w:eastAsia="zh-CN"/>
        </w:rPr>
        <w:t xml:space="preserve"> s</w:t>
      </w:r>
      <w:r w:rsidR="00593ABD">
        <w:rPr>
          <w:lang w:eastAsia="zh-CN"/>
        </w:rPr>
        <w:t xml:space="preserve">hown as </w:t>
      </w:r>
      <w:r w:rsidR="00963227">
        <w:rPr>
          <w:lang w:eastAsia="zh-CN"/>
        </w:rPr>
        <w:t>Fig. 7</w:t>
      </w:r>
      <w:r w:rsidR="00971A08">
        <w:rPr>
          <w:lang w:eastAsia="zh-CN"/>
        </w:rPr>
        <w:t>.</w:t>
      </w:r>
    </w:p>
    <w:p w14:paraId="7DF3CB1D" w14:textId="3111E8BA" w:rsidR="00CD136D" w:rsidRDefault="00963227" w:rsidP="00963227">
      <w:pPr>
        <w:pStyle w:val="BodyText"/>
        <w:ind w:firstLine="0"/>
        <w:rPr>
          <w:lang w:eastAsia="zh-CN"/>
        </w:rPr>
      </w:pPr>
      <w:commentRangeStart w:id="367"/>
      <w:r>
        <w:rPr>
          <w:noProof/>
        </w:rPr>
        <mc:AlternateContent>
          <mc:Choice Requires="wps">
            <w:drawing>
              <wp:inline distT="0" distB="0" distL="0" distR="0" wp14:anchorId="1719E324" wp14:editId="4B6281D0">
                <wp:extent cx="3080084" cy="1963057"/>
                <wp:effectExtent l="0" t="0" r="6350" b="0"/>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9630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9BF1B" w14:textId="2D40E912" w:rsidR="00EA3036" w:rsidRDefault="00EA3036" w:rsidP="00FD7F52">
                            <w:pPr>
                              <w:pStyle w:val="figurecaption"/>
                              <w:numPr>
                                <w:ilvl w:val="0"/>
                                <w:numId w:val="0"/>
                              </w:numPr>
                              <w:spacing w:before="0" w:after="120"/>
                              <w:ind w:leftChars="-1" w:left="-2"/>
                            </w:pPr>
                            <w:r w:rsidRPr="000516CC">
                              <w:drawing>
                                <wp:inline distT="0" distB="0" distL="0" distR="0" wp14:anchorId="2462997E" wp14:editId="2C40E866">
                                  <wp:extent cx="2807044" cy="1143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0">
                                            <a:extLst>
                                              <a:ext uri="{28A0092B-C50C-407E-A947-70E740481C1C}">
                                                <a14:useLocalDpi xmlns:a14="http://schemas.microsoft.com/office/drawing/2010/main" val="0"/>
                                              </a:ext>
                                            </a:extLst>
                                          </a:blip>
                                          <a:srcRect l="4885" r="4425"/>
                                          <a:stretch/>
                                        </pic:blipFill>
                                        <pic:spPr bwMode="auto">
                                          <a:xfrm>
                                            <a:off x="0" y="0"/>
                                            <a:ext cx="2819960" cy="1149173"/>
                                          </a:xfrm>
                                          <a:prstGeom prst="rect">
                                            <a:avLst/>
                                          </a:prstGeom>
                                          <a:noFill/>
                                          <a:ln>
                                            <a:noFill/>
                                          </a:ln>
                                          <a:extLst>
                                            <a:ext uri="{53640926-AAD7-44D8-BBD7-CCE9431645EC}">
                                              <a14:shadowObscured xmlns:a14="http://schemas.microsoft.com/office/drawing/2010/main"/>
                                            </a:ext>
                                          </a:extLst>
                                        </pic:spPr>
                                      </pic:pic>
                                    </a:graphicData>
                                  </a:graphic>
                                </wp:inline>
                              </w:drawing>
                            </w:r>
                          </w:p>
                          <w:p w14:paraId="40C4F1DE" w14:textId="253088BD" w:rsidR="00EA3036" w:rsidRDefault="00EA3036" w:rsidP="00963227">
                            <w:pPr>
                              <w:pStyle w:val="figurecaption"/>
                              <w:numPr>
                                <w:ilvl w:val="0"/>
                                <w:numId w:val="0"/>
                              </w:numPr>
                              <w:jc w:val="both"/>
                            </w:pPr>
                            <w:r>
                              <w:t xml:space="preserve">Figure 7. </w:t>
                            </w:r>
                            <w:r w:rsidRPr="00D37340">
                              <w:t xml:space="preserve">The scenario where a vehicle decelerates starts from a line segment with an initial speed </w:t>
                            </w:r>
                            <w:r w:rsidRPr="00FC5C53">
                              <w:rPr>
                                <w:i/>
                                <w:iCs/>
                              </w:rPr>
                              <w:t>U</w:t>
                            </w:r>
                            <w:r w:rsidRPr="00FC5C53">
                              <w:rPr>
                                <w:i/>
                                <w:iCs/>
                                <w:vertAlign w:val="subscript"/>
                              </w:rPr>
                              <w:t>x0</w:t>
                            </w:r>
                            <w:r>
                              <w:t xml:space="preserve">, then enters a piral segment with length </w:t>
                            </w:r>
                            <w:r w:rsidRPr="00385EAF">
                              <w:rPr>
                                <w:i/>
                                <w:iCs/>
                              </w:rPr>
                              <w:t>d</w:t>
                            </w:r>
                            <w:r w:rsidRPr="00385EAF">
                              <w:rPr>
                                <w:i/>
                                <w:iCs/>
                                <w:vertAlign w:val="subscript"/>
                              </w:rPr>
                              <w:t>s</w:t>
                            </w:r>
                            <w:r>
                              <w:t xml:space="preserve">, and finally stops at the arc segment with radius </w:t>
                            </w:r>
                            <w:r w:rsidRPr="00385EAF">
                              <w:rPr>
                                <w:i/>
                                <w:iCs/>
                              </w:rPr>
                              <w:t>R</w:t>
                            </w:r>
                            <w:r w:rsidRPr="00385EAF">
                              <w:rPr>
                                <w:i/>
                                <w:iCs/>
                                <w:vertAlign w:val="subscript"/>
                              </w:rPr>
                              <w:t>c</w:t>
                            </w:r>
                            <w:r w:rsidRPr="00385EAF">
                              <w:rPr>
                                <w:i/>
                                <w:iCs/>
                              </w:rPr>
                              <w:t>=1/</w:t>
                            </w:r>
                            <w:r w:rsidRPr="00385EAF">
                              <w:rPr>
                                <w:i/>
                                <w:iCs/>
                                <w:lang w:eastAsia="zh-CN"/>
                              </w:rPr>
                              <w:t>κ</w:t>
                            </w:r>
                            <w:r w:rsidRPr="00385EAF">
                              <w:rPr>
                                <w:i/>
                                <w:iCs/>
                                <w:vertAlign w:val="subscript"/>
                              </w:rPr>
                              <w:t>c</w:t>
                            </w:r>
                            <w:r>
                              <w:t xml:space="preserve">. (this description is not clear. Can say: the most critical scenario is that a vehicle </w:t>
                            </w:r>
                            <w:r w:rsidRPr="00D37340">
                              <w:t xml:space="preserve">decelerates with an initial speed </w:t>
                            </w:r>
                            <w:r w:rsidRPr="00FC5C53">
                              <w:rPr>
                                <w:i/>
                                <w:iCs/>
                              </w:rPr>
                              <w:t>U</w:t>
                            </w:r>
                            <w:r w:rsidRPr="00FC5C53">
                              <w:rPr>
                                <w:i/>
                                <w:iCs/>
                                <w:vertAlign w:val="subscript"/>
                              </w:rPr>
                              <w:t>x0</w:t>
                            </w:r>
                            <w:r>
                              <w:t>, finally stop at the red point)</w:t>
                            </w:r>
                          </w:p>
                        </w:txbxContent>
                      </wps:txbx>
                      <wps:bodyPr rot="0" vert="horz" wrap="square" lIns="91440" tIns="45720" rIns="91440" bIns="45720" anchor="t" anchorCtr="0" upright="1">
                        <a:noAutofit/>
                      </wps:bodyPr>
                    </wps:wsp>
                  </a:graphicData>
                </a:graphic>
              </wp:inline>
            </w:drawing>
          </mc:Choice>
          <mc:Fallback>
            <w:pict>
              <v:shape w14:anchorId="1719E324" id="_x0000_s1032" type="#_x0000_t202" style="width:242.55pt;height:15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" stroked="f">
                <v:textbox>
                  <w:txbxContent>
                    <w:p w14:paraId="49D9BF1B" w14:textId="2D40E912" w:rsidR="00EA3036" w:rsidRDefault="00EA3036" w:rsidP="00FD7F52">
                      <w:pPr>
                        <w:pStyle w:val="figurecaption"/>
                        <w:numPr>
                          <w:ilvl w:val="0"/>
                          <w:numId w:val="0"/>
                        </w:numPr>
                        <w:spacing w:before="0" w:after="120"/>
                        <w:ind w:leftChars="-1" w:left="-2"/>
                      </w:pPr>
                      <w:r w:rsidRPr="000516CC">
                        <w:drawing>
                          <wp:inline distT="0" distB="0" distL="0" distR="0" wp14:anchorId="2462997E" wp14:editId="2C40E866">
                            <wp:extent cx="2807044" cy="1143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0">
                                      <a:extLst>
                                        <a:ext uri="{28A0092B-C50C-407E-A947-70E740481C1C}">
                                          <a14:useLocalDpi xmlns:a14="http://schemas.microsoft.com/office/drawing/2010/main" val="0"/>
                                        </a:ext>
                                      </a:extLst>
                                    </a:blip>
                                    <a:srcRect l="4885" r="4425"/>
                                    <a:stretch/>
                                  </pic:blipFill>
                                  <pic:spPr bwMode="auto">
                                    <a:xfrm>
                                      <a:off x="0" y="0"/>
                                      <a:ext cx="2819960" cy="1149173"/>
                                    </a:xfrm>
                                    <a:prstGeom prst="rect">
                                      <a:avLst/>
                                    </a:prstGeom>
                                    <a:noFill/>
                                    <a:ln>
                                      <a:noFill/>
                                    </a:ln>
                                    <a:extLst>
                                      <a:ext uri="{53640926-AAD7-44D8-BBD7-CCE9431645EC}">
                                        <a14:shadowObscured xmlns:a14="http://schemas.microsoft.com/office/drawing/2010/main"/>
                                      </a:ext>
                                    </a:extLst>
                                  </pic:spPr>
                                </pic:pic>
                              </a:graphicData>
                            </a:graphic>
                          </wp:inline>
                        </w:drawing>
                      </w:r>
                    </w:p>
                    <w:p w14:paraId="40C4F1DE" w14:textId="253088BD" w:rsidR="00EA3036" w:rsidRDefault="00EA3036" w:rsidP="00963227">
                      <w:pPr>
                        <w:pStyle w:val="figurecaption"/>
                        <w:numPr>
                          <w:ilvl w:val="0"/>
                          <w:numId w:val="0"/>
                        </w:numPr>
                        <w:jc w:val="both"/>
                      </w:pPr>
                      <w:r>
                        <w:t xml:space="preserve">Figure 7. </w:t>
                      </w:r>
                      <w:r w:rsidRPr="00D37340">
                        <w:t xml:space="preserve">The scenario where a vehicle decelerates starts from a line segment with an initial speed </w:t>
                      </w:r>
                      <w:r w:rsidRPr="00FC5C53">
                        <w:rPr>
                          <w:i/>
                          <w:iCs/>
                        </w:rPr>
                        <w:t>U</w:t>
                      </w:r>
                      <w:r w:rsidRPr="00FC5C53">
                        <w:rPr>
                          <w:i/>
                          <w:iCs/>
                          <w:vertAlign w:val="subscript"/>
                        </w:rPr>
                        <w:t>x0</w:t>
                      </w:r>
                      <w:r>
                        <w:t xml:space="preserve">, then enters a piral segment with length </w:t>
                      </w:r>
                      <w:r w:rsidRPr="00385EAF">
                        <w:rPr>
                          <w:i/>
                          <w:iCs/>
                        </w:rPr>
                        <w:t>d</w:t>
                      </w:r>
                      <w:r w:rsidRPr="00385EAF">
                        <w:rPr>
                          <w:i/>
                          <w:iCs/>
                          <w:vertAlign w:val="subscript"/>
                        </w:rPr>
                        <w:t>s</w:t>
                      </w:r>
                      <w:r>
                        <w:t xml:space="preserve">, and finally stops at the arc segment with radius </w:t>
                      </w:r>
                      <w:r w:rsidRPr="00385EAF">
                        <w:rPr>
                          <w:i/>
                          <w:iCs/>
                        </w:rPr>
                        <w:t>R</w:t>
                      </w:r>
                      <w:r w:rsidRPr="00385EAF">
                        <w:rPr>
                          <w:i/>
                          <w:iCs/>
                          <w:vertAlign w:val="subscript"/>
                        </w:rPr>
                        <w:t>c</w:t>
                      </w:r>
                      <w:r w:rsidRPr="00385EAF">
                        <w:rPr>
                          <w:i/>
                          <w:iCs/>
                        </w:rPr>
                        <w:t>=1/</w:t>
                      </w:r>
                      <w:r w:rsidRPr="00385EAF">
                        <w:rPr>
                          <w:i/>
                          <w:iCs/>
                          <w:lang w:eastAsia="zh-CN"/>
                        </w:rPr>
                        <w:t>κ</w:t>
                      </w:r>
                      <w:r w:rsidRPr="00385EAF">
                        <w:rPr>
                          <w:i/>
                          <w:iCs/>
                          <w:vertAlign w:val="subscript"/>
                        </w:rPr>
                        <w:t>c</w:t>
                      </w:r>
                      <w:r>
                        <w:t xml:space="preserve">. (this description is not clear. Can say: the most critical scenario is that a vehicle </w:t>
                      </w:r>
                      <w:r w:rsidRPr="00D37340">
                        <w:t xml:space="preserve">decelerates with an initial speed </w:t>
                      </w:r>
                      <w:r w:rsidRPr="00FC5C53">
                        <w:rPr>
                          <w:i/>
                          <w:iCs/>
                        </w:rPr>
                        <w:t>U</w:t>
                      </w:r>
                      <w:r w:rsidRPr="00FC5C53">
                        <w:rPr>
                          <w:i/>
                          <w:iCs/>
                          <w:vertAlign w:val="subscript"/>
                        </w:rPr>
                        <w:t>x0</w:t>
                      </w:r>
                      <w:r>
                        <w:t>, finally stop at the red point)</w:t>
                      </w:r>
                    </w:p>
                  </w:txbxContent>
                </v:textbox>
                <w10:anchorlock/>
              </v:shape>
            </w:pict>
          </mc:Fallback>
        </mc:AlternateContent>
      </w:r>
      <w:commentRangeEnd w:id="367"/>
      <w:r w:rsidR="005A7544">
        <w:rPr>
          <w:rStyle w:val="CommentReference"/>
          <w:rFonts w:eastAsia="等线"/>
          <w:spacing w:val="0"/>
        </w:rPr>
        <w:commentReference w:id="367"/>
      </w:r>
    </w:p>
    <w:p w14:paraId="02056E6C" w14:textId="566073B7" w:rsidR="0029798A" w:rsidDel="000238D7" w:rsidRDefault="00F82610" w:rsidP="00274742">
      <w:pPr>
        <w:pStyle w:val="BodyText"/>
        <w:rPr>
          <w:del w:id="368" w:author="Microsoft Office User" w:date="2021-04-15T12:49:00Z"/>
          <w:strike/>
          <w:lang w:eastAsia="zh-CN"/>
        </w:rPr>
      </w:pPr>
      <w:del w:id="369" w:author="Microsoft Office User" w:date="2021-04-15T12:49:00Z">
        <w:r w:rsidDel="000238D7">
          <w:rPr>
            <w:lang w:eastAsia="zh-CN"/>
          </w:rPr>
          <w:delText xml:space="preserve">Now the task is to </w:delText>
        </w:r>
        <w:r w:rsidR="00AF418E" w:rsidDel="000238D7">
          <w:rPr>
            <w:lang w:eastAsia="zh-CN"/>
          </w:rPr>
          <w:delText>analyze</w:delText>
        </w:r>
        <w:r w:rsidDel="000238D7">
          <w:rPr>
            <w:lang w:eastAsia="zh-CN"/>
          </w:rPr>
          <w:delText xml:space="preserve"> the </w:delText>
        </w:r>
        <w:r w:rsidR="0038031A" w:rsidDel="000238D7">
          <w:rPr>
            <w:lang w:eastAsia="zh-CN"/>
          </w:rPr>
          <w:delText>deceleration behavior</w:delText>
        </w:r>
        <w:r w:rsidR="00DF1D1D" w:rsidDel="000238D7">
          <w:rPr>
            <w:lang w:eastAsia="zh-CN"/>
          </w:rPr>
          <w:delText xml:space="preserve"> at </w:delText>
        </w:r>
        <w:r w:rsidR="00A40C9A" w:rsidDel="000238D7">
          <w:rPr>
            <w:lang w:eastAsia="zh-CN"/>
          </w:rPr>
          <w:delText>each</w:delText>
        </w:r>
        <w:r w:rsidR="00DF1D1D" w:rsidDel="000238D7">
          <w:rPr>
            <w:lang w:eastAsia="zh-CN"/>
          </w:rPr>
          <w:delText xml:space="preserve"> </w:delText>
        </w:r>
        <w:r w:rsidR="00A40C9A" w:rsidDel="000238D7">
          <w:rPr>
            <w:lang w:eastAsia="zh-CN"/>
          </w:rPr>
          <w:delText xml:space="preserve">path </w:delText>
        </w:r>
        <w:r w:rsidR="00DF1D1D" w:rsidDel="000238D7">
          <w:rPr>
            <w:lang w:eastAsia="zh-CN"/>
          </w:rPr>
          <w:delText>segment</w:delText>
        </w:r>
        <w:r w:rsidR="00E23C12" w:rsidDel="000238D7">
          <w:rPr>
            <w:lang w:eastAsia="zh-CN"/>
          </w:rPr>
          <w:delText xml:space="preserve"> </w:delText>
        </w:r>
        <w:r w:rsidR="00A40C9A" w:rsidDel="000238D7">
          <w:rPr>
            <w:lang w:eastAsia="zh-CN"/>
          </w:rPr>
          <w:delText>of Fig. 7</w:delText>
        </w:r>
        <w:r w:rsidR="00DF1D1D" w:rsidDel="000238D7">
          <w:rPr>
            <w:lang w:eastAsia="zh-CN"/>
          </w:rPr>
          <w:delText>.</w:delText>
        </w:r>
        <w:r w:rsidR="00A40C9A" w:rsidDel="000238D7">
          <w:rPr>
            <w:lang w:eastAsia="zh-CN"/>
          </w:rPr>
          <w:delText xml:space="preserve"> </w:delText>
        </w:r>
      </w:del>
    </w:p>
    <w:p w14:paraId="270B328A" w14:textId="59C35F91" w:rsidR="00DF1D1D" w:rsidRDefault="00DF1D1D" w:rsidP="00DF1D1D">
      <w:pPr>
        <w:pStyle w:val="BodyText"/>
        <w:rPr>
          <w:lang w:eastAsia="zh-CN"/>
        </w:rPr>
      </w:pPr>
      <w:r>
        <w:rPr>
          <w:lang w:eastAsia="zh-CN"/>
        </w:rPr>
        <w:t xml:space="preserve">For the </w:t>
      </w:r>
      <w:proofErr w:type="gramStart"/>
      <w:ins w:id="370" w:author="Microsoft Office User" w:date="2021-04-15T12:50:00Z">
        <w:r w:rsidR="000238D7">
          <w:rPr>
            <w:lang w:eastAsia="zh-CN"/>
          </w:rPr>
          <w:t xml:space="preserve">straight </w:t>
        </w:r>
      </w:ins>
      <w:r>
        <w:rPr>
          <w:lang w:eastAsia="zh-CN"/>
        </w:rPr>
        <w:t>line</w:t>
      </w:r>
      <w:proofErr w:type="gramEnd"/>
      <w:r>
        <w:rPr>
          <w:lang w:eastAsia="zh-CN"/>
        </w:rPr>
        <w:t xml:space="preserve"> segment</w:t>
      </w:r>
      <w:del w:id="371" w:author="Microsoft Office User" w:date="2021-04-15T12:50:00Z">
        <w:r w:rsidDel="000238D7">
          <w:rPr>
            <w:lang w:eastAsia="zh-CN"/>
          </w:rPr>
          <w:delText xml:space="preserve"> path whose curvature is zero</w:delText>
        </w:r>
      </w:del>
      <w:r>
        <w:rPr>
          <w:lang w:eastAsia="zh-CN"/>
        </w:rPr>
        <w:t xml:space="preserve">, the </w:t>
      </w:r>
      <w:r w:rsidR="00143A7B">
        <w:rPr>
          <w:lang w:eastAsia="zh-CN"/>
        </w:rPr>
        <w:t>deceleration</w:t>
      </w:r>
      <w:r>
        <w:rPr>
          <w:lang w:eastAsia="zh-CN"/>
        </w:rPr>
        <w:t xml:space="preserve">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F06767" w:rsidRPr="00F06767">
        <w:rPr>
          <w:iCs/>
          <w:lang w:eastAsia="zh-CN"/>
        </w:rPr>
        <w:instrText>(11)</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739E9BB7" w14:textId="0D7357ED" w:rsidR="00DF1D1D" w:rsidRDefault="00DF1D1D" w:rsidP="00DF1D1D">
      <w:pPr>
        <w:pStyle w:val="MTDisplayEquation"/>
      </w:pPr>
      <w:r>
        <w:tab/>
      </w:r>
      <w:commentRangeStart w:id="372"/>
      <w:r w:rsidR="00EF1EF1" w:rsidRPr="00E65289">
        <w:rPr>
          <w:noProof/>
          <w:position w:val="-14"/>
        </w:rPr>
        <w:object w:dxaOrig="2000" w:dyaOrig="380" w14:anchorId="111EB778">
          <v:shape id="_x0000_i1046" type="#_x0000_t75" alt="" style="width:99.95pt;height:19.35pt;mso-width-percent:0;mso-height-percent:0;mso-width-percent:0;mso-height-percent:0" o:ole="">
            <v:imagedata r:id="rId61" o:title=""/>
          </v:shape>
          <o:OLEObject Type="Embed" ProgID="Equation.DSMT4" ShapeID="_x0000_i1046" DrawAspect="Content" ObjectID="_1680299308" r:id="rId62"/>
        </w:object>
      </w:r>
      <w:commentRangeEnd w:id="372"/>
      <w:r w:rsidR="000238D7">
        <w:rPr>
          <w:rStyle w:val="CommentReference"/>
          <w:rFonts w:eastAsia="等线"/>
          <w:spacing w:val="0"/>
          <w:lang w:eastAsia="en-US"/>
        </w:rPr>
        <w:commentReference w:id="372"/>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3" w:name="ZEqnNum275026"/>
      <w:r>
        <w:instrText>(</w:instrText>
      </w:r>
      <w:r w:rsidR="00FA68A2">
        <w:fldChar w:fldCharType="begin"/>
      </w:r>
      <w:r w:rsidR="00FA68A2">
        <w:instrText xml:space="preserve"> SEQ MTEqn \c \* Arabic \* MERGEFORMAT </w:instrText>
      </w:r>
      <w:r w:rsidR="00FA68A2">
        <w:fldChar w:fldCharType="separate"/>
      </w:r>
      <w:r w:rsidR="00F06767">
        <w:rPr>
          <w:noProof/>
        </w:rPr>
        <w:instrText>16</w:instrText>
      </w:r>
      <w:r w:rsidR="00FA68A2">
        <w:rPr>
          <w:noProof/>
        </w:rPr>
        <w:fldChar w:fldCharType="end"/>
      </w:r>
      <w:r>
        <w:instrText>)</w:instrText>
      </w:r>
      <w:bookmarkEnd w:id="373"/>
      <w:r>
        <w:fldChar w:fldCharType="end"/>
      </w:r>
    </w:p>
    <w:p w14:paraId="26C8B58A" w14:textId="30A4003C" w:rsidR="00DF1D1D" w:rsidRPr="00143A7B" w:rsidDel="000238D7" w:rsidRDefault="00FE4D25" w:rsidP="00FE4D25">
      <w:pPr>
        <w:pStyle w:val="BodyText"/>
        <w:ind w:firstLine="0"/>
        <w:rPr>
          <w:del w:id="374" w:author="Microsoft Office User" w:date="2021-04-15T12:51:00Z"/>
          <w:lang w:eastAsia="zh-CN"/>
        </w:rPr>
      </w:pPr>
      <w:r>
        <w:rPr>
          <w:lang w:eastAsia="zh-CN"/>
        </w:rPr>
        <w:t xml:space="preserve">where </w:t>
      </w:r>
      <w:proofErr w:type="spellStart"/>
      <w:r w:rsidRPr="00C922EC">
        <w:rPr>
          <w:i/>
          <w:iCs/>
          <w:lang w:eastAsia="zh-CN"/>
        </w:rPr>
        <w:t>U</w:t>
      </w:r>
      <w:r w:rsidRPr="00C922EC">
        <w:rPr>
          <w:i/>
          <w:iCs/>
          <w:vertAlign w:val="subscript"/>
          <w:lang w:eastAsia="zh-CN"/>
        </w:rPr>
        <w:t>x_lf</w:t>
      </w:r>
      <w:proofErr w:type="spellEnd"/>
      <w:r>
        <w:rPr>
          <w:i/>
          <w:iCs/>
          <w:lang w:eastAsia="zh-CN"/>
        </w:rPr>
        <w:t xml:space="preserve"> </w:t>
      </w:r>
      <w:r>
        <w:rPr>
          <w:lang w:eastAsia="zh-CN"/>
        </w:rPr>
        <w:t>is the final velocity of the line segment and the initial velocity of the spiral segment</w:t>
      </w:r>
      <w:r w:rsidR="00F45124">
        <w:rPr>
          <w:lang w:eastAsia="zh-CN"/>
        </w:rPr>
        <w:t>, which can be determined as follow</w:t>
      </w:r>
      <w:r w:rsidR="00657B61">
        <w:rPr>
          <w:lang w:eastAsia="zh-CN"/>
        </w:rPr>
        <w:t>s</w:t>
      </w:r>
      <w:r w:rsidR="00F45124">
        <w:rPr>
          <w:lang w:eastAsia="zh-CN"/>
        </w:rPr>
        <w:t xml:space="preserve">. </w:t>
      </w:r>
    </w:p>
    <w:p w14:paraId="26601797" w14:textId="0DEB7307" w:rsidR="00222866" w:rsidDel="000238D7" w:rsidRDefault="006F2D56">
      <w:pPr>
        <w:pStyle w:val="BodyText"/>
        <w:ind w:firstLine="0"/>
        <w:rPr>
          <w:del w:id="375" w:author="Microsoft Office User" w:date="2021-04-15T12:51:00Z"/>
          <w:lang w:eastAsia="zh-CN"/>
        </w:rPr>
        <w:pPrChange w:id="376" w:author="Microsoft Office User" w:date="2021-04-15T12:51:00Z">
          <w:pPr>
            <w:pStyle w:val="BodyText"/>
          </w:pPr>
        </w:pPrChange>
      </w:pPr>
      <w:r>
        <w:rPr>
          <w:lang w:eastAsia="zh-CN"/>
        </w:rPr>
        <w:t xml:space="preserve">For </w:t>
      </w:r>
      <w:r w:rsidR="008D033F">
        <w:rPr>
          <w:lang w:eastAsia="zh-CN"/>
        </w:rPr>
        <w:t xml:space="preserve">the </w:t>
      </w:r>
      <w:r>
        <w:rPr>
          <w:lang w:eastAsia="zh-CN"/>
        </w:rPr>
        <w:t>spiral path,</w:t>
      </w:r>
      <w:r w:rsidR="00222866">
        <w:rPr>
          <w:lang w:eastAsia="zh-CN"/>
        </w:rPr>
        <w:t xml:space="preserve"> we suppose </w:t>
      </w:r>
      <w:r w:rsidR="00BB7457">
        <w:rPr>
          <w:lang w:eastAsia="zh-CN"/>
        </w:rPr>
        <w:t>its</w:t>
      </w:r>
      <w:r w:rsidR="00222866">
        <w:rPr>
          <w:lang w:eastAsia="zh-CN"/>
        </w:rPr>
        <w:t xml:space="preserve"> length is</w:t>
      </w:r>
      <w:del w:id="377" w:author="Microsoft Office User" w:date="2021-04-15T12:51:00Z">
        <w:r w:rsidR="00222866" w:rsidDel="000238D7">
          <w:rPr>
            <w:lang w:eastAsia="zh-CN"/>
          </w:rPr>
          <w:delText>:</w:delText>
        </w:r>
      </w:del>
    </w:p>
    <w:p w14:paraId="416E9E41" w14:textId="0F36D611" w:rsidR="00222866" w:rsidDel="000238D7" w:rsidRDefault="00472489">
      <w:pPr>
        <w:pStyle w:val="BodyText"/>
        <w:ind w:firstLine="0"/>
        <w:rPr>
          <w:del w:id="378" w:author="Microsoft Office User" w:date="2021-04-15T12:51:00Z"/>
        </w:rPr>
        <w:pPrChange w:id="379" w:author="Microsoft Office User" w:date="2021-04-15T12:51:00Z">
          <w:pPr>
            <w:pStyle w:val="MTDisplayEquation"/>
          </w:pPr>
        </w:pPrChange>
      </w:pPr>
      <w:del w:id="380" w:author="Microsoft Office User" w:date="2021-04-15T12:51:00Z">
        <w:r w:rsidDel="000238D7">
          <w:tab/>
        </w:r>
      </w:del>
      <w:r w:rsidR="00EF1EF1" w:rsidRPr="00AF1D03">
        <w:rPr>
          <w:noProof/>
          <w:position w:val="-10"/>
        </w:rPr>
        <w:object w:dxaOrig="240" w:dyaOrig="300" w14:anchorId="22A4D774">
          <v:shape id="_x0000_i1047" type="#_x0000_t75" alt="" style="width:12.35pt;height:15.05pt;mso-width-percent:0;mso-height-percent:0;mso-width-percent:0;mso-height-percent:0" o:ole="">
            <v:imagedata r:id="rId63" o:title=""/>
          </v:shape>
          <o:OLEObject Type="Embed" ProgID="Equation.DSMT4" ShapeID="_x0000_i1047" DrawAspect="Content" ObjectID="_1680299309" r:id="rId64"/>
        </w:object>
      </w:r>
      <w:del w:id="381" w:author="Microsoft Office User" w:date="2021-04-15T12:51:00Z">
        <w:r w:rsidDel="000238D7">
          <w:tab/>
        </w:r>
        <w:r w:rsidDel="000238D7">
          <w:fldChar w:fldCharType="begin"/>
        </w:r>
        <w:r w:rsidDel="000238D7">
          <w:delInstrText xml:space="preserve"> MACROBUTTON MTPlaceRef \* MERGEFORMAT </w:delInstrText>
        </w:r>
        <w:r w:rsidDel="000238D7">
          <w:fldChar w:fldCharType="begin"/>
        </w:r>
        <w:r w:rsidDel="000238D7">
          <w:delInstrText xml:space="preserve"> SEQ MTEqn \h \* MERGEFORMAT </w:delInstrText>
        </w:r>
        <w:r w:rsidDel="000238D7">
          <w:fldChar w:fldCharType="end"/>
        </w:r>
        <w:bookmarkStart w:id="382" w:name="ZEqnNum755095"/>
        <w:r w:rsidDel="000238D7">
          <w:delInstrText>(</w:delInstrText>
        </w:r>
        <w:r w:rsidR="00EA3036" w:rsidDel="000238D7">
          <w:fldChar w:fldCharType="begin"/>
        </w:r>
        <w:r w:rsidR="00EA3036" w:rsidDel="000238D7">
          <w:delInstrText xml:space="preserve"> SEQ MTEqn \c \* Arabic \* MERGEFORMAT </w:delInstrText>
        </w:r>
        <w:r w:rsidR="00EA3036" w:rsidDel="000238D7">
          <w:fldChar w:fldCharType="separate"/>
        </w:r>
        <w:r w:rsidR="00F06767" w:rsidDel="000238D7">
          <w:rPr>
            <w:noProof/>
          </w:rPr>
          <w:delInstrText>17</w:delInstrText>
        </w:r>
        <w:r w:rsidR="00EA3036" w:rsidDel="000238D7">
          <w:rPr>
            <w:noProof/>
          </w:rPr>
          <w:fldChar w:fldCharType="end"/>
        </w:r>
        <w:r w:rsidDel="000238D7">
          <w:delInstrText>)</w:delInstrText>
        </w:r>
        <w:bookmarkEnd w:id="382"/>
        <w:r w:rsidDel="000238D7">
          <w:fldChar w:fldCharType="end"/>
        </w:r>
      </w:del>
    </w:p>
    <w:p w14:paraId="35988DC4" w14:textId="6554A3B0" w:rsidR="00DF1D1D" w:rsidRDefault="000238D7">
      <w:pPr>
        <w:pStyle w:val="BodyText"/>
        <w:ind w:firstLine="0"/>
        <w:rPr>
          <w:lang w:eastAsia="zh-CN"/>
        </w:rPr>
        <w:pPrChange w:id="383" w:author="Microsoft Office User" w:date="2021-04-15T12:51:00Z">
          <w:pPr>
            <w:pStyle w:val="BodyText"/>
          </w:pPr>
        </w:pPrChange>
      </w:pPr>
      <w:ins w:id="384" w:author="Microsoft Office User" w:date="2021-04-15T12:51:00Z">
        <w:r>
          <w:rPr>
            <w:lang w:eastAsia="zh-CN"/>
          </w:rPr>
          <w:t xml:space="preserve">and </w:t>
        </w:r>
      </w:ins>
      <w:del w:id="385" w:author="Microsoft Office User" w:date="2021-04-15T12:51:00Z">
        <w:r w:rsidR="00472489" w:rsidDel="000238D7">
          <w:rPr>
            <w:lang w:eastAsia="zh-CN"/>
          </w:rPr>
          <w:delText xml:space="preserve">Then </w:delText>
        </w:r>
      </w:del>
      <w:ins w:id="386" w:author="Microsoft Office User" w:date="2021-04-15T12:51:00Z">
        <w:r>
          <w:rPr>
            <w:lang w:eastAsia="zh-CN"/>
          </w:rPr>
          <w:t xml:space="preserve">derive </w:t>
        </w:r>
      </w:ins>
      <w:r w:rsidR="00463F5C">
        <w:rPr>
          <w:lang w:eastAsia="zh-CN"/>
        </w:rPr>
        <w:t>the</w:t>
      </w:r>
      <w:r w:rsidR="00DA2091">
        <w:rPr>
          <w:lang w:eastAsia="zh-CN"/>
        </w:rPr>
        <w:t xml:space="preserve"> numerical solution of</w:t>
      </w:r>
      <w:r w:rsidR="00463F5C">
        <w:rPr>
          <w:lang w:eastAsia="zh-CN"/>
        </w:rPr>
        <w:t xml:space="preserve"> </w:t>
      </w:r>
      <w:proofErr w:type="spellStart"/>
      <w:r w:rsidR="00657B61" w:rsidRPr="00C922EC">
        <w:rPr>
          <w:i/>
          <w:iCs/>
          <w:lang w:eastAsia="zh-CN"/>
        </w:rPr>
        <w:t>U</w:t>
      </w:r>
      <w:r w:rsidR="00657B61" w:rsidRPr="00C922EC">
        <w:rPr>
          <w:i/>
          <w:iCs/>
          <w:vertAlign w:val="subscript"/>
          <w:lang w:eastAsia="zh-CN"/>
        </w:rPr>
        <w:t>x_lf</w:t>
      </w:r>
      <w:proofErr w:type="spellEnd"/>
      <w:r w:rsidR="00DA2091">
        <w:rPr>
          <w:iCs/>
          <w:lang w:eastAsia="zh-CN"/>
        </w:rPr>
        <w:t xml:space="preserve"> </w:t>
      </w:r>
      <w:del w:id="387" w:author="Microsoft Office User" w:date="2021-04-15T12:51:00Z">
        <w:r w:rsidR="00DA2091" w:rsidDel="000238D7">
          <w:rPr>
            <w:iCs/>
            <w:lang w:eastAsia="zh-CN"/>
          </w:rPr>
          <w:delText xml:space="preserve">can be derived </w:delText>
        </w:r>
      </w:del>
      <w:r w:rsidR="00DA2091">
        <w:rPr>
          <w:iCs/>
          <w:lang w:eastAsia="zh-CN"/>
        </w:rPr>
        <w:t xml:space="preserve">from </w:t>
      </w:r>
      <w:r w:rsidR="00E309DF">
        <w:rPr>
          <w:lang w:eastAsia="zh-CN"/>
        </w:rPr>
        <w:fldChar w:fldCharType="begin"/>
      </w:r>
      <w:r w:rsidR="00E309DF">
        <w:rPr>
          <w:lang w:eastAsia="zh-CN"/>
        </w:rPr>
        <w:instrText xml:space="preserve"> GOTOBUTTON ZEqnNum358582  \* MERGEFORMAT </w:instrText>
      </w:r>
      <w:r w:rsidR="00E309DF">
        <w:rPr>
          <w:lang w:eastAsia="zh-CN"/>
        </w:rPr>
        <w:fldChar w:fldCharType="begin"/>
      </w:r>
      <w:r w:rsidR="00E309DF">
        <w:rPr>
          <w:lang w:eastAsia="zh-CN"/>
        </w:rPr>
        <w:instrText xml:space="preserve"> REF ZEqnNum358582 \* Charformat \! \* MERGEFORMAT </w:instrText>
      </w:r>
      <w:r w:rsidR="00E309DF">
        <w:rPr>
          <w:lang w:eastAsia="zh-CN"/>
        </w:rPr>
        <w:fldChar w:fldCharType="separate"/>
      </w:r>
      <w:r w:rsidR="00F06767">
        <w:rPr>
          <w:lang w:eastAsia="zh-CN"/>
        </w:rPr>
        <w:instrText>(11)</w:instrText>
      </w:r>
      <w:r w:rsidR="00E309DF">
        <w:rPr>
          <w:lang w:eastAsia="zh-CN"/>
        </w:rPr>
        <w:fldChar w:fldCharType="end"/>
      </w:r>
      <w:r w:rsidR="00E309DF">
        <w:rPr>
          <w:lang w:eastAsia="zh-CN"/>
        </w:rPr>
        <w:fldChar w:fldCharType="end"/>
      </w:r>
      <w:r w:rsidR="00DA2091">
        <w:rPr>
          <w:lang w:eastAsia="zh-CN"/>
        </w:rPr>
        <w:t>:</w:t>
      </w:r>
    </w:p>
    <w:p w14:paraId="626CCF8E" w14:textId="13904368" w:rsidR="00850126" w:rsidRDefault="00850126" w:rsidP="00850126">
      <w:pPr>
        <w:pStyle w:val="MTDisplayEquation"/>
      </w:pPr>
      <w:r>
        <w:tab/>
      </w:r>
      <w:r w:rsidR="00EF1EF1" w:rsidRPr="00850126">
        <w:rPr>
          <w:noProof/>
          <w:position w:val="-24"/>
        </w:rPr>
        <w:object w:dxaOrig="4160" w:dyaOrig="540" w14:anchorId="321F41B1">
          <v:shape id="_x0000_i1048" type="#_x0000_t75" alt="" style="width:207.95pt;height:27.4pt;mso-width-percent:0;mso-height-percent:0;mso-width-percent:0;mso-height-percent:0" o:ole="">
            <v:imagedata r:id="rId65" o:title=""/>
          </v:shape>
          <o:OLEObject Type="Embed" ProgID="Equation.DSMT4" ShapeID="_x0000_i1048" DrawAspect="Content" ObjectID="_1680299310" r:id="rId66"/>
        </w:object>
      </w:r>
      <w:r>
        <w:tab/>
      </w:r>
      <w:commentRangeStart w:id="388"/>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A68A2">
        <w:fldChar w:fldCharType="begin"/>
      </w:r>
      <w:r w:rsidR="00FA68A2">
        <w:instrText xml:space="preserve"> SEQ MTEqn \c \* Arabic \* MERGEFORMAT </w:instrText>
      </w:r>
      <w:r w:rsidR="00FA68A2">
        <w:fldChar w:fldCharType="separate"/>
      </w:r>
      <w:r w:rsidR="00F06767">
        <w:rPr>
          <w:noProof/>
        </w:rPr>
        <w:instrText>18</w:instrText>
      </w:r>
      <w:r w:rsidR="00FA68A2">
        <w:rPr>
          <w:noProof/>
        </w:rPr>
        <w:fldChar w:fldCharType="end"/>
      </w:r>
      <w:r>
        <w:instrText>)</w:instrText>
      </w:r>
      <w:r>
        <w:fldChar w:fldCharType="end"/>
      </w:r>
      <w:commentRangeEnd w:id="388"/>
      <w:r w:rsidR="000238D7">
        <w:rPr>
          <w:rStyle w:val="CommentReference"/>
          <w:rFonts w:eastAsia="等线"/>
          <w:spacing w:val="0"/>
          <w:lang w:eastAsia="en-US"/>
        </w:rPr>
        <w:commentReference w:id="388"/>
      </w:r>
    </w:p>
    <w:p w14:paraId="40C20418" w14:textId="71C34EBA" w:rsidR="00A07F20" w:rsidRPr="00CC21E1" w:rsidRDefault="00C922EC" w:rsidP="00822913">
      <w:pPr>
        <w:pStyle w:val="BodyText"/>
        <w:spacing w:line="300" w:lineRule="auto"/>
        <w:ind w:firstLine="0"/>
        <w:rPr>
          <w:lang w:eastAsia="zh-CN"/>
        </w:rPr>
      </w:pPr>
      <w:r>
        <w:t xml:space="preserve">for </w:t>
      </w:r>
      <w:commentRangeStart w:id="389"/>
      <w:r w:rsidRPr="00F82425">
        <w:rPr>
          <w:i/>
          <w:iCs/>
        </w:rPr>
        <w:t>k = 0,1,</w:t>
      </w:r>
      <w:r w:rsidR="00E77EF7" w:rsidRPr="00F82425">
        <w:rPr>
          <w:i/>
          <w:iCs/>
        </w:rPr>
        <w:t>2, 3,</w:t>
      </w:r>
      <w:r w:rsidR="00E77EF7">
        <w:rPr>
          <w:i/>
          <w:iCs/>
        </w:rPr>
        <w:t xml:space="preserve"> </w:t>
      </w:r>
      <w:proofErr w:type="gramStart"/>
      <w:r w:rsidR="00E77EF7" w:rsidRPr="00F82425">
        <w:rPr>
          <w:i/>
          <w:iCs/>
        </w:rPr>
        <w:t>…</w:t>
      </w:r>
      <w:r w:rsidR="00E77EF7">
        <w:rPr>
          <w:i/>
          <w:iCs/>
        </w:rPr>
        <w:t xml:space="preserve"> </w:t>
      </w:r>
      <w:r w:rsidRPr="00F82425">
        <w:rPr>
          <w:i/>
          <w:iCs/>
        </w:rPr>
        <w:t>,</w:t>
      </w:r>
      <w:proofErr w:type="gramEnd"/>
      <w:r w:rsidRPr="00594DBA">
        <w:rPr>
          <w:i/>
          <w:iCs/>
        </w:rPr>
        <w:t xml:space="preserve"> N</w:t>
      </w:r>
      <w:r w:rsidR="00FB70CC" w:rsidRPr="00594DBA">
        <w:rPr>
          <w:i/>
          <w:iCs/>
        </w:rPr>
        <w:t>=</w:t>
      </w:r>
      <w:r w:rsidR="00FB70CC" w:rsidRPr="00594DBA">
        <w:rPr>
          <w:i/>
          <w:iCs/>
          <w:lang w:eastAsia="zh-CN"/>
        </w:rPr>
        <w:t xml:space="preserve"> </w:t>
      </w:r>
      <w:r w:rsidR="00D21779">
        <w:rPr>
          <w:i/>
          <w:iCs/>
          <w:lang w:eastAsia="zh-CN"/>
        </w:rPr>
        <w:t>L</w:t>
      </w:r>
      <w:r w:rsidR="00FB70CC" w:rsidRPr="00594DBA">
        <w:rPr>
          <w:i/>
          <w:iCs/>
          <w:vertAlign w:val="subscript"/>
          <w:lang w:eastAsia="zh-CN"/>
        </w:rPr>
        <w:t>s</w:t>
      </w:r>
      <w:r w:rsidR="00FB70CC" w:rsidRPr="00594DBA">
        <w:t>/</w:t>
      </w:r>
      <w:proofErr w:type="spellStart"/>
      <w:r w:rsidR="00594DBA" w:rsidRPr="00594DBA">
        <w:rPr>
          <w:lang w:eastAsia="zh-CN"/>
        </w:rPr>
        <w:t>Δs</w:t>
      </w:r>
      <w:proofErr w:type="spellEnd"/>
      <w:r w:rsidR="00594DBA" w:rsidRPr="00594DBA">
        <w:rPr>
          <w:lang w:eastAsia="zh-CN"/>
        </w:rPr>
        <w:t>,</w:t>
      </w:r>
      <w:commentRangeEnd w:id="389"/>
      <w:r w:rsidR="000238D7">
        <w:rPr>
          <w:rStyle w:val="CommentReference"/>
          <w:rFonts w:eastAsia="等线"/>
          <w:spacing w:val="0"/>
        </w:rPr>
        <w:commentReference w:id="389"/>
      </w:r>
      <w:r w:rsidR="00594DBA">
        <w:rPr>
          <w:lang w:eastAsia="zh-CN"/>
        </w:rPr>
        <w:t xml:space="preserve"> </w:t>
      </w:r>
      <w:r>
        <w:t xml:space="preserve"> </w:t>
      </w:r>
      <w:r w:rsidR="00DA2091">
        <w:t xml:space="preserve">where </w:t>
      </w:r>
      <w:r w:rsidR="00EF1EF1" w:rsidRPr="00686F9C">
        <w:rPr>
          <w:noProof/>
          <w:position w:val="-10"/>
        </w:rPr>
        <w:object w:dxaOrig="1980" w:dyaOrig="300" w14:anchorId="7AD0E94F">
          <v:shape id="_x0000_i1049" type="#_x0000_t75" alt="" style="width:99.4pt;height:15.05pt;mso-width-percent:0;mso-height-percent:0;mso-width-percent:0;mso-height-percent:0" o:ole="">
            <v:imagedata r:id="rId67" o:title=""/>
          </v:shape>
          <o:OLEObject Type="Embed" ProgID="Equation.DSMT4" ShapeID="_x0000_i1049" DrawAspect="Content" ObjectID="_1680299311" r:id="rId68"/>
        </w:object>
      </w:r>
      <w:r w:rsidR="00535BE8">
        <w:t xml:space="preserve">, and </w:t>
      </w:r>
      <w:r>
        <w:rPr>
          <w:i/>
          <w:iCs/>
          <w:lang w:eastAsia="zh-CN"/>
        </w:rPr>
        <w:t>s</w:t>
      </w:r>
      <w:r w:rsidR="00616ED4" w:rsidRPr="00535BE8">
        <w:rPr>
          <w:i/>
          <w:iCs/>
          <w:vertAlign w:val="subscript"/>
          <w:lang w:eastAsia="zh-CN"/>
        </w:rPr>
        <w:t>0</w:t>
      </w:r>
      <w:r w:rsidR="00616ED4" w:rsidRPr="00535BE8">
        <w:rPr>
          <w:i/>
          <w:iCs/>
          <w:lang w:eastAsia="zh-CN"/>
        </w:rPr>
        <w:t>=</w:t>
      </w:r>
      <w:r w:rsidR="003D7CBA">
        <w:rPr>
          <w:i/>
          <w:iCs/>
          <w:lang w:eastAsia="zh-CN"/>
        </w:rPr>
        <w:t>0</w:t>
      </w:r>
      <w:r w:rsidR="00616ED4">
        <w:rPr>
          <w:lang w:eastAsia="zh-CN"/>
        </w:rPr>
        <w:t xml:space="preserve">, </w:t>
      </w:r>
      <w:proofErr w:type="spellStart"/>
      <w:r w:rsidR="00093FE7">
        <w:rPr>
          <w:lang w:eastAsia="zh-CN"/>
        </w:rPr>
        <w:t>U</w:t>
      </w:r>
      <w:r w:rsidR="00093FE7" w:rsidRPr="000E2F45">
        <w:rPr>
          <w:vertAlign w:val="subscript"/>
          <w:lang w:eastAsia="zh-CN"/>
        </w:rPr>
        <w:t>x</w:t>
      </w:r>
      <w:proofErr w:type="spellEnd"/>
      <w:r w:rsidR="00093FE7">
        <w:rPr>
          <w:lang w:eastAsia="zh-CN"/>
        </w:rPr>
        <w:t>(</w:t>
      </w:r>
      <w:proofErr w:type="spellStart"/>
      <w:r w:rsidR="000E2F45">
        <w:rPr>
          <w:lang w:eastAsia="zh-CN"/>
        </w:rPr>
        <w:t>s</w:t>
      </w:r>
      <w:r w:rsidR="000E2F45" w:rsidRPr="000E2F45">
        <w:rPr>
          <w:vertAlign w:val="subscript"/>
          <w:lang w:eastAsia="zh-CN"/>
        </w:rPr>
        <w:t>N</w:t>
      </w:r>
      <w:proofErr w:type="spellEnd"/>
      <w:r w:rsidR="00093FE7">
        <w:rPr>
          <w:lang w:eastAsia="zh-CN"/>
        </w:rPr>
        <w:t xml:space="preserve">) = </w:t>
      </w:r>
      <w:proofErr w:type="spellStart"/>
      <w:r w:rsidR="005512F5" w:rsidRPr="00C922EC">
        <w:rPr>
          <w:i/>
          <w:iCs/>
          <w:lang w:eastAsia="zh-CN"/>
        </w:rPr>
        <w:t>U</w:t>
      </w:r>
      <w:r w:rsidR="005512F5" w:rsidRPr="00C922EC">
        <w:rPr>
          <w:i/>
          <w:iCs/>
          <w:vertAlign w:val="subscript"/>
          <w:lang w:eastAsia="zh-CN"/>
        </w:rPr>
        <w:t>x_lf</w:t>
      </w:r>
      <w:proofErr w:type="spellEnd"/>
      <w:r w:rsidR="005512F5">
        <w:rPr>
          <w:lang w:eastAsia="zh-CN"/>
        </w:rPr>
        <w:t xml:space="preserve"> , and </w:t>
      </w:r>
      <w:proofErr w:type="spellStart"/>
      <w:r w:rsidR="005512F5" w:rsidRPr="005512F5">
        <w:rPr>
          <w:i/>
          <w:iCs/>
          <w:lang w:eastAsia="zh-CN"/>
        </w:rPr>
        <w:t>U</w:t>
      </w:r>
      <w:r w:rsidR="005512F5" w:rsidRPr="005512F5">
        <w:rPr>
          <w:i/>
          <w:iCs/>
          <w:vertAlign w:val="subscript"/>
          <w:lang w:eastAsia="zh-CN"/>
        </w:rPr>
        <w:t>x</w:t>
      </w:r>
      <w:proofErr w:type="spellEnd"/>
      <w:r w:rsidR="005512F5" w:rsidRPr="005512F5">
        <w:rPr>
          <w:i/>
          <w:iCs/>
          <w:lang w:eastAsia="zh-CN"/>
        </w:rPr>
        <w:t>(s</w:t>
      </w:r>
      <w:r w:rsidR="005512F5" w:rsidRPr="005512F5">
        <w:rPr>
          <w:i/>
          <w:iCs/>
          <w:vertAlign w:val="subscript"/>
          <w:lang w:eastAsia="zh-CN"/>
        </w:rPr>
        <w:t>0</w:t>
      </w:r>
      <w:r w:rsidR="005512F5" w:rsidRPr="005512F5">
        <w:rPr>
          <w:i/>
          <w:iCs/>
          <w:lang w:eastAsia="zh-CN"/>
        </w:rPr>
        <w:t>) = U</w:t>
      </w:r>
      <w:r w:rsidR="005512F5" w:rsidRPr="005512F5">
        <w:rPr>
          <w:i/>
          <w:iCs/>
          <w:vertAlign w:val="subscript"/>
          <w:lang w:eastAsia="zh-CN"/>
        </w:rPr>
        <w:t>x_a0</w:t>
      </w:r>
      <w:r w:rsidR="002342E8">
        <w:rPr>
          <w:i/>
          <w:iCs/>
          <w:lang w:eastAsia="zh-CN"/>
        </w:rPr>
        <w:t xml:space="preserve"> </w:t>
      </w:r>
      <w:r w:rsidR="002342E8" w:rsidRPr="002342E8">
        <w:rPr>
          <w:lang w:eastAsia="zh-CN"/>
        </w:rPr>
        <w:t>is</w:t>
      </w:r>
      <w:r w:rsidR="002342E8">
        <w:rPr>
          <w:lang w:eastAsia="zh-CN"/>
        </w:rPr>
        <w:t xml:space="preserve"> the initial speed of arc path segment</w:t>
      </w:r>
      <w:r w:rsidR="00F45C38">
        <w:rPr>
          <w:lang w:eastAsia="zh-CN"/>
        </w:rPr>
        <w:t>, which is determined as follows.</w:t>
      </w:r>
    </w:p>
    <w:p w14:paraId="721CE62B" w14:textId="44FD0FA5" w:rsidR="00BE2D78" w:rsidRDefault="00BE2D78" w:rsidP="00BE2D78">
      <w:pPr>
        <w:pStyle w:val="BodyText"/>
        <w:rPr>
          <w:lang w:eastAsia="zh-CN"/>
        </w:rPr>
      </w:pPr>
      <w:r>
        <w:rPr>
          <w:lang w:eastAsia="zh-CN"/>
        </w:rPr>
        <w:t xml:space="preserve">For the </w:t>
      </w:r>
      <w:r w:rsidR="00596AB9" w:rsidRPr="000306E2">
        <w:rPr>
          <w:lang w:eastAsia="zh-CN"/>
        </w:rPr>
        <w:t>radius arc</w:t>
      </w:r>
      <w:r w:rsidR="00596AB9">
        <w:rPr>
          <w:lang w:eastAsia="zh-CN"/>
        </w:rPr>
        <w:t xml:space="preserve"> </w:t>
      </w:r>
      <w:r>
        <w:rPr>
          <w:lang w:eastAsia="zh-CN"/>
        </w:rPr>
        <w:t xml:space="preserve">path whose curvature is </w:t>
      </w:r>
      <w:r w:rsidR="00CB74DA">
        <w:rPr>
          <w:lang w:eastAsia="zh-CN"/>
        </w:rPr>
        <w:t>a constant</w:t>
      </w:r>
      <w:r>
        <w:rPr>
          <w:lang w:eastAsia="zh-CN"/>
        </w:rPr>
        <w:t>, the stop</w:t>
      </w:r>
      <w:ins w:id="390" w:author="Microsoft Office User" w:date="2021-04-15T12:54:00Z">
        <w:r w:rsidR="000238D7">
          <w:rPr>
            <w:lang w:eastAsia="zh-CN"/>
          </w:rPr>
          <w:t>ping</w:t>
        </w:r>
      </w:ins>
      <w:r>
        <w:rPr>
          <w:lang w:eastAsia="zh-CN"/>
        </w:rPr>
        <w:t xml:space="preserve">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F06767" w:rsidRPr="00F06767">
        <w:rPr>
          <w:iCs/>
          <w:lang w:eastAsia="zh-CN"/>
        </w:rPr>
        <w:instrText>(11)</w:instrText>
      </w:r>
      <w:r>
        <w:rPr>
          <w:iCs/>
          <w:lang w:eastAsia="zh-CN"/>
        </w:rPr>
        <w:fldChar w:fldCharType="end"/>
      </w:r>
      <w:r>
        <w:rPr>
          <w:iCs/>
          <w:lang w:eastAsia="zh-CN"/>
        </w:rPr>
        <w:fldChar w:fldCharType="end"/>
      </w:r>
      <w:del w:id="391" w:author="Microsoft Office User" w:date="2021-04-15T12:54:00Z">
        <w:r w:rsidDel="000238D7">
          <w:rPr>
            <w:iCs/>
            <w:lang w:eastAsia="zh-CN"/>
          </w:rPr>
          <w:delText xml:space="preserve"> </w:delText>
        </w:r>
        <w:r w:rsidRPr="00CC76E1" w:rsidDel="000238D7">
          <w:rPr>
            <w:lang w:eastAsia="zh-CN"/>
          </w:rPr>
          <w:delText>analytical</w:delText>
        </w:r>
        <w:r w:rsidDel="000238D7">
          <w:rPr>
            <w:lang w:eastAsia="zh-CN"/>
          </w:rPr>
          <w:delText>ly</w:delText>
        </w:r>
      </w:del>
      <w:r>
        <w:rPr>
          <w:lang w:eastAsia="zh-CN"/>
        </w:rPr>
        <w:t xml:space="preserve">: </w:t>
      </w:r>
    </w:p>
    <w:p w14:paraId="1E096B63" w14:textId="575ADABB" w:rsidR="00582455" w:rsidRDefault="00582455" w:rsidP="00FB357E">
      <w:pPr>
        <w:pStyle w:val="MTDisplayEquation"/>
        <w:ind w:firstLine="0"/>
      </w:pPr>
      <w:r>
        <w:tab/>
      </w:r>
      <w:r w:rsidR="00EF1EF1" w:rsidRPr="00067E3F">
        <w:rPr>
          <w:noProof/>
          <w:position w:val="-36"/>
        </w:rPr>
        <w:object w:dxaOrig="2780" w:dyaOrig="740" w14:anchorId="7FC6D5B4">
          <v:shape id="_x0000_i1050" type="#_x0000_t75" alt="" style="width:131.1pt;height:34.4pt;mso-width-percent:0;mso-height-percent:0;mso-width-percent:0;mso-height-percent:0" o:ole="">
            <v:imagedata r:id="rId69" o:title=""/>
          </v:shape>
          <o:OLEObject Type="Embed" ProgID="Equation.DSMT4" ShapeID="_x0000_i1050" DrawAspect="Content" ObjectID="_1680299312" r:id="rId7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2" w:name="ZEqnNum635421"/>
      <w:r>
        <w:instrText>(</w:instrText>
      </w:r>
      <w:r w:rsidR="00FA68A2">
        <w:fldChar w:fldCharType="begin"/>
      </w:r>
      <w:r w:rsidR="00FA68A2">
        <w:instrText xml:space="preserve"> SEQ MTEqn \c \* Arabic \* MERGEFORMAT </w:instrText>
      </w:r>
      <w:r w:rsidR="00FA68A2">
        <w:fldChar w:fldCharType="separate"/>
      </w:r>
      <w:r w:rsidR="00F06767">
        <w:rPr>
          <w:noProof/>
        </w:rPr>
        <w:instrText>19</w:instrText>
      </w:r>
      <w:r w:rsidR="00FA68A2">
        <w:rPr>
          <w:noProof/>
        </w:rPr>
        <w:fldChar w:fldCharType="end"/>
      </w:r>
      <w:r>
        <w:instrText>)</w:instrText>
      </w:r>
      <w:bookmarkEnd w:id="392"/>
      <w:r>
        <w:fldChar w:fldCharType="end"/>
      </w:r>
    </w:p>
    <w:commentRangeStart w:id="393"/>
    <w:p w14:paraId="08DF77B9" w14:textId="11CDF03D" w:rsidR="00CB4210" w:rsidRDefault="00E87FBB" w:rsidP="005F1C6F">
      <w:pPr>
        <w:pStyle w:val="BodyText"/>
        <w:rPr>
          <w:lang w:eastAsia="zh-CN"/>
        </w:rPr>
      </w:pPr>
      <w:r>
        <w:rPr>
          <w:iCs/>
          <w:lang w:eastAsia="zh-CN"/>
        </w:rPr>
        <w:fldChar w:fldCharType="begin"/>
      </w:r>
      <w:r>
        <w:rPr>
          <w:iCs/>
          <w:lang w:eastAsia="zh-CN"/>
        </w:rPr>
        <w:instrText xml:space="preserve"> GOTOBUTTON ZEqnNum635421  \* MERGEFORMAT </w:instrText>
      </w:r>
      <w:r>
        <w:rPr>
          <w:iCs/>
          <w:lang w:eastAsia="zh-CN"/>
        </w:rPr>
        <w:fldChar w:fldCharType="begin"/>
      </w:r>
      <w:r>
        <w:rPr>
          <w:iCs/>
          <w:lang w:eastAsia="zh-CN"/>
        </w:rPr>
        <w:instrText xml:space="preserve"> REF ZEqnNum635421 \* Charformat \! \* MERGEFORMAT </w:instrText>
      </w:r>
      <w:r>
        <w:rPr>
          <w:iCs/>
          <w:lang w:eastAsia="zh-CN"/>
        </w:rPr>
        <w:fldChar w:fldCharType="separate"/>
      </w:r>
      <w:r w:rsidR="00F06767" w:rsidRPr="00F06767">
        <w:rPr>
          <w:iCs/>
          <w:lang w:eastAsia="zh-CN"/>
        </w:rPr>
        <w:instrText>(19)</w:instrText>
      </w:r>
      <w:r>
        <w:rPr>
          <w:iCs/>
          <w:lang w:eastAsia="zh-CN"/>
        </w:rPr>
        <w:fldChar w:fldCharType="end"/>
      </w:r>
      <w:r>
        <w:rPr>
          <w:iCs/>
          <w:lang w:eastAsia="zh-CN"/>
        </w:rPr>
        <w:fldChar w:fldCharType="end"/>
      </w:r>
      <w:commentRangeEnd w:id="393"/>
      <w:r w:rsidR="000238D7">
        <w:rPr>
          <w:rStyle w:val="CommentReference"/>
          <w:rFonts w:eastAsia="等线"/>
          <w:spacing w:val="0"/>
        </w:rPr>
        <w:commentReference w:id="393"/>
      </w:r>
      <w:r>
        <w:rPr>
          <w:lang w:eastAsia="zh-CN"/>
        </w:rPr>
        <w:t xml:space="preserve"> implies that t</w:t>
      </w:r>
      <w:r>
        <w:rPr>
          <w:iCs/>
          <w:lang w:eastAsia="zh-CN"/>
        </w:rPr>
        <w:t>he stop</w:t>
      </w:r>
      <w:ins w:id="394" w:author="Microsoft Office User" w:date="2021-04-15T12:54:00Z">
        <w:r w:rsidR="000238D7">
          <w:rPr>
            <w:iCs/>
            <w:lang w:eastAsia="zh-CN"/>
          </w:rPr>
          <w:t>ping</w:t>
        </w:r>
      </w:ins>
      <w:r>
        <w:rPr>
          <w:iCs/>
          <w:lang w:eastAsia="zh-CN"/>
        </w:rPr>
        <w:t xml:space="preserve"> distance is increasing with the inc</w:t>
      </w:r>
      <w:r w:rsidR="00E46732">
        <w:rPr>
          <w:iCs/>
          <w:lang w:eastAsia="zh-CN"/>
        </w:rPr>
        <w:t>r</w:t>
      </w:r>
      <w:r>
        <w:rPr>
          <w:iCs/>
          <w:lang w:eastAsia="zh-CN"/>
        </w:rPr>
        <w:t xml:space="preserve">ease of </w:t>
      </w:r>
      <w:r w:rsidRPr="001131BA">
        <w:rPr>
          <w:i/>
          <w:iCs/>
          <w:lang w:eastAsia="zh-CN"/>
        </w:rPr>
        <w:t>U</w:t>
      </w:r>
      <w:r w:rsidRPr="001131BA">
        <w:rPr>
          <w:i/>
          <w:iCs/>
          <w:vertAlign w:val="subscript"/>
          <w:lang w:eastAsia="zh-CN"/>
        </w:rPr>
        <w:t>x0</w:t>
      </w:r>
      <w:r w:rsidR="00E46732">
        <w:rPr>
          <w:iCs/>
          <w:lang w:eastAsia="zh-CN"/>
        </w:rPr>
        <w:t>, but</w:t>
      </w:r>
      <w:r w:rsidR="00AD0CCA">
        <w:rPr>
          <w:iCs/>
          <w:lang w:eastAsia="zh-CN"/>
        </w:rPr>
        <w:t xml:space="preserve"> </w:t>
      </w:r>
      <w:commentRangeStart w:id="395"/>
      <w:r w:rsidR="0047092A" w:rsidRPr="00CB4210">
        <w:rPr>
          <w:i/>
          <w:iCs/>
          <w:lang w:eastAsia="zh-CN"/>
        </w:rPr>
        <w:t>d</w:t>
      </w:r>
      <w:r w:rsidR="0047092A" w:rsidRPr="00CB4210">
        <w:rPr>
          <w:i/>
          <w:iCs/>
          <w:vertAlign w:val="subscript"/>
          <w:lang w:eastAsia="zh-CN"/>
        </w:rPr>
        <w:t>a</w:t>
      </w:r>
      <w:commentRangeEnd w:id="395"/>
      <w:r w:rsidR="000238D7">
        <w:rPr>
          <w:rStyle w:val="CommentReference"/>
          <w:rFonts w:eastAsia="等线"/>
          <w:spacing w:val="0"/>
        </w:rPr>
        <w:commentReference w:id="395"/>
      </w:r>
      <w:r w:rsidR="0047092A">
        <w:rPr>
          <w:lang w:eastAsia="zh-CN"/>
        </w:rPr>
        <w:t xml:space="preserve"> has </w:t>
      </w:r>
      <w:r w:rsidR="00CB4210">
        <w:rPr>
          <w:lang w:eastAsia="zh-CN"/>
        </w:rPr>
        <w:t xml:space="preserve">a </w:t>
      </w:r>
      <w:r w:rsidR="00C22C71" w:rsidRPr="00C22C71">
        <w:rPr>
          <w:lang w:eastAsia="zh-CN"/>
        </w:rPr>
        <w:t>supremum</w:t>
      </w:r>
      <w:r w:rsidR="001E5F0C">
        <w:rPr>
          <w:lang w:eastAsia="zh-CN"/>
        </w:rPr>
        <w:t xml:space="preserve"> when</w:t>
      </w:r>
      <w:r w:rsidR="001E5F0C">
        <w:rPr>
          <w:i/>
          <w:iCs/>
          <w:lang w:eastAsia="zh-CN"/>
        </w:rPr>
        <w:t xml:space="preserve"> </w:t>
      </w:r>
      <w:r w:rsidR="00EF1EF1" w:rsidRPr="001E5F0C">
        <w:rPr>
          <w:i/>
          <w:iCs/>
          <w:noProof/>
          <w:position w:val="-12"/>
          <w:lang w:eastAsia="zh-CN"/>
        </w:rPr>
        <w:object w:dxaOrig="1359" w:dyaOrig="360" w14:anchorId="655B9088">
          <v:shape id="_x0000_i1051" type="#_x0000_t75" alt="" style="width:67.7pt;height:17.75pt;mso-width-percent:0;mso-height-percent:0;mso-width-percent:0;mso-height-percent:0" o:ole="">
            <v:imagedata r:id="rId71" o:title=""/>
          </v:shape>
          <o:OLEObject Type="Embed" ProgID="Equation.DSMT4" ShapeID="_x0000_i1051" DrawAspect="Content" ObjectID="_1680299313" r:id="rId72"/>
        </w:object>
      </w:r>
      <w:r w:rsidR="00AD0CCA">
        <w:rPr>
          <w:lang w:eastAsia="zh-CN"/>
        </w:rPr>
        <w:t>:</w:t>
      </w:r>
    </w:p>
    <w:p w14:paraId="1A1FABCD" w14:textId="08362A6A" w:rsidR="00CB4210" w:rsidRPr="00CB4210" w:rsidRDefault="00764E73" w:rsidP="00764E73">
      <w:pPr>
        <w:pStyle w:val="MTDisplayEquation"/>
      </w:pPr>
      <w:r>
        <w:tab/>
      </w:r>
      <w:r w:rsidR="00EF1EF1" w:rsidRPr="004B50CA">
        <w:rPr>
          <w:noProof/>
          <w:position w:val="-26"/>
        </w:rPr>
        <w:object w:dxaOrig="1820" w:dyaOrig="600" w14:anchorId="62D499B0">
          <v:shape id="_x0000_i1052" type="#_x0000_t75" alt="" style="width:91.35pt;height:30.1pt;mso-width-percent:0;mso-height-percent:0;mso-width-percent:0;mso-height-percent:0" o:ole="">
            <v:imagedata r:id="rId73" o:title=""/>
          </v:shape>
          <o:OLEObject Type="Embed" ProgID="Equation.DSMT4" ShapeID="_x0000_i1052" DrawAspect="Content" ObjectID="_1680299314"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6" w:name="ZEqnNum673391"/>
      <w:r>
        <w:instrText>(</w:instrText>
      </w:r>
      <w:r w:rsidR="00FA68A2">
        <w:fldChar w:fldCharType="begin"/>
      </w:r>
      <w:r w:rsidR="00FA68A2">
        <w:instrText xml:space="preserve"> SEQ MTEqn \c \* Arabic \* MERGEFORMAT </w:instrText>
      </w:r>
      <w:r w:rsidR="00FA68A2">
        <w:fldChar w:fldCharType="separate"/>
      </w:r>
      <w:r w:rsidR="00F06767">
        <w:rPr>
          <w:noProof/>
        </w:rPr>
        <w:instrText>20</w:instrText>
      </w:r>
      <w:r w:rsidR="00FA68A2">
        <w:rPr>
          <w:noProof/>
        </w:rPr>
        <w:fldChar w:fldCharType="end"/>
      </w:r>
      <w:r>
        <w:instrText>)</w:instrText>
      </w:r>
      <w:bookmarkEnd w:id="396"/>
      <w:r>
        <w:fldChar w:fldCharType="end"/>
      </w:r>
    </w:p>
    <w:p w14:paraId="6F8F9A5A" w14:textId="351C2498" w:rsidR="00705235" w:rsidRPr="00087212" w:rsidRDefault="0020759A" w:rsidP="00087212">
      <w:pPr>
        <w:pStyle w:val="BodyText"/>
        <w:rPr>
          <w:lang w:eastAsia="zh-CN"/>
        </w:rPr>
      </w:pPr>
      <w:r w:rsidRPr="0020759A">
        <w:rPr>
          <w:lang w:eastAsia="zh-CN"/>
        </w:rPr>
        <w:t xml:space="preserve">The </w:t>
      </w:r>
      <w:r w:rsidR="00FF3A29" w:rsidRPr="00C22C71">
        <w:rPr>
          <w:lang w:eastAsia="zh-CN"/>
        </w:rPr>
        <w:t>supremum</w:t>
      </w:r>
      <w:r w:rsidR="00AD0CCA">
        <w:rPr>
          <w:lang w:eastAsia="zh-CN"/>
        </w:rPr>
        <w:t xml:space="preserve"> is independe</w:t>
      </w:r>
      <w:r w:rsidR="00AD0CCA" w:rsidRPr="00AD0CCA">
        <w:rPr>
          <w:lang w:eastAsia="zh-CN"/>
        </w:rPr>
        <w:t>nt o</w:t>
      </w:r>
      <w:r w:rsidR="00AD0CCA">
        <w:rPr>
          <w:lang w:eastAsia="zh-CN"/>
        </w:rPr>
        <w:t>f</w:t>
      </w:r>
      <w:r w:rsidR="00AD0CCA" w:rsidRPr="00AD0CCA">
        <w:rPr>
          <w:lang w:eastAsia="zh-CN"/>
        </w:rPr>
        <w:t xml:space="preserve"> friction μ</w:t>
      </w:r>
      <w:r w:rsidR="008667D1">
        <w:rPr>
          <w:lang w:eastAsia="zh-CN"/>
        </w:rPr>
        <w:t xml:space="preserve">, and </w:t>
      </w:r>
      <w:r w:rsidR="00087C3C">
        <w:rPr>
          <w:lang w:eastAsia="zh-CN"/>
        </w:rPr>
        <w:t xml:space="preserve">the </w:t>
      </w:r>
      <w:r w:rsidRPr="0020759A">
        <w:rPr>
          <w:lang w:eastAsia="zh-CN"/>
        </w:rPr>
        <w:t>reason is that the initial speed on the circular arc is limited by curvature and friction.</w:t>
      </w:r>
      <w:r w:rsidR="00A11052">
        <w:rPr>
          <w:lang w:eastAsia="zh-CN"/>
        </w:rPr>
        <w:t xml:space="preserve"> </w:t>
      </w:r>
      <w:commentRangeStart w:id="397"/>
      <w:r w:rsidR="001850E9" w:rsidRPr="00ED553C">
        <w:rPr>
          <w:highlight w:val="yellow"/>
          <w:lang w:eastAsia="zh-CN"/>
        </w:rPr>
        <w:t xml:space="preserve">This supremum means that we can calculate the stop distance </w:t>
      </w:r>
      <w:r w:rsidR="00ED553C">
        <w:rPr>
          <w:highlight w:val="yellow"/>
          <w:lang w:eastAsia="zh-CN"/>
        </w:rPr>
        <w:t>by</w:t>
      </w:r>
      <w:r w:rsidR="00ED553C" w:rsidRPr="00ED553C">
        <w:rPr>
          <w:highlight w:val="yellow"/>
          <w:lang w:eastAsia="zh-CN"/>
        </w:rPr>
        <w:t xml:space="preserve"> accelerating the vehicle</w:t>
      </w:r>
      <w:r w:rsidR="001850E9" w:rsidRPr="00ED553C">
        <w:rPr>
          <w:highlight w:val="yellow"/>
          <w:lang w:eastAsia="zh-CN"/>
        </w:rPr>
        <w:t xml:space="preserve"> from the stop point shown in Fig. 7 until </w:t>
      </w:r>
      <w:r w:rsidR="00ED553C" w:rsidRPr="00ED553C">
        <w:rPr>
          <w:i/>
          <w:iCs/>
          <w:highlight w:val="yellow"/>
          <w:lang w:eastAsia="zh-CN"/>
        </w:rPr>
        <w:t>U</w:t>
      </w:r>
      <w:r w:rsidR="00ED553C" w:rsidRPr="00ED553C">
        <w:rPr>
          <w:i/>
          <w:iCs/>
          <w:highlight w:val="yellow"/>
          <w:vertAlign w:val="subscript"/>
          <w:lang w:eastAsia="zh-CN"/>
        </w:rPr>
        <w:t>x0</w:t>
      </w:r>
      <w:r w:rsidR="00ED553C" w:rsidRPr="00ED553C">
        <w:rPr>
          <w:i/>
          <w:iCs/>
          <w:highlight w:val="yellow"/>
          <w:lang w:eastAsia="zh-CN"/>
        </w:rPr>
        <w:t xml:space="preserve"> </w:t>
      </w:r>
      <w:r w:rsidR="00ED553C" w:rsidRPr="00ED553C">
        <w:rPr>
          <w:highlight w:val="yellow"/>
          <w:lang w:eastAsia="zh-CN"/>
        </w:rPr>
        <w:t>is reached</w:t>
      </w:r>
      <w:commentRangeEnd w:id="397"/>
      <w:r w:rsidR="00547E2A">
        <w:rPr>
          <w:rStyle w:val="CommentReference"/>
          <w:rFonts w:eastAsia="等线"/>
          <w:spacing w:val="0"/>
        </w:rPr>
        <w:commentReference w:id="397"/>
      </w:r>
      <w:r w:rsidR="00ED553C">
        <w:rPr>
          <w:lang w:eastAsia="zh-CN"/>
        </w:rPr>
        <w:t xml:space="preserve">. </w:t>
      </w:r>
      <w:r w:rsidR="00087212">
        <w:rPr>
          <w:lang w:eastAsia="zh-CN"/>
        </w:rPr>
        <w:t xml:space="preserve">The acceleration </w:t>
      </w:r>
      <w:r w:rsidR="00ED0BAB">
        <w:rPr>
          <w:lang w:eastAsia="zh-CN"/>
        </w:rPr>
        <w:t>distance i</w:t>
      </w:r>
      <w:r w:rsidR="00A3724F">
        <w:rPr>
          <w:lang w:eastAsia="zh-CN"/>
        </w:rPr>
        <w:t>s</w:t>
      </w:r>
      <w:r w:rsidR="00ED0BAB">
        <w:rPr>
          <w:lang w:eastAsia="zh-CN"/>
        </w:rPr>
        <w:t xml:space="preserve"> the add</w:t>
      </w:r>
      <w:r w:rsidR="00A3724F">
        <w:rPr>
          <w:lang w:eastAsia="zh-CN"/>
        </w:rPr>
        <w:t>ition</w:t>
      </w:r>
      <w:r w:rsidR="00ED0BAB">
        <w:rPr>
          <w:lang w:eastAsia="zh-CN"/>
        </w:rPr>
        <w:t xml:space="preserve"> of </w:t>
      </w:r>
      <w:r w:rsidR="00ED0BAB">
        <w:rPr>
          <w:iCs/>
          <w:lang w:eastAsia="zh-CN"/>
        </w:rPr>
        <w:fldChar w:fldCharType="begin"/>
      </w:r>
      <w:r w:rsidR="00ED0BAB">
        <w:rPr>
          <w:iCs/>
          <w:lang w:eastAsia="zh-CN"/>
        </w:rPr>
        <w:instrText xml:space="preserve"> GOTOBUTTON ZEqnNum275026  \* MERGEFORMAT </w:instrText>
      </w:r>
      <w:r w:rsidR="00ED0BAB">
        <w:rPr>
          <w:iCs/>
          <w:lang w:eastAsia="zh-CN"/>
        </w:rPr>
        <w:fldChar w:fldCharType="begin"/>
      </w:r>
      <w:r w:rsidR="00ED0BAB">
        <w:rPr>
          <w:iCs/>
          <w:lang w:eastAsia="zh-CN"/>
        </w:rPr>
        <w:instrText xml:space="preserve"> REF ZEqnNum275026 \* Charformat \! \* MERGEFORMAT </w:instrText>
      </w:r>
      <w:r w:rsidR="00ED0BAB">
        <w:rPr>
          <w:iCs/>
          <w:lang w:eastAsia="zh-CN"/>
        </w:rPr>
        <w:fldChar w:fldCharType="separate"/>
      </w:r>
      <w:r w:rsidR="00F06767" w:rsidRPr="00F06767">
        <w:rPr>
          <w:iCs/>
          <w:lang w:eastAsia="zh-CN"/>
        </w:rPr>
        <w:instrText>(16)</w:instrText>
      </w:r>
      <w:r w:rsidR="00ED0BAB">
        <w:rPr>
          <w:iCs/>
          <w:lang w:eastAsia="zh-CN"/>
        </w:rPr>
        <w:fldChar w:fldCharType="end"/>
      </w:r>
      <w:r w:rsidR="00ED0BAB">
        <w:rPr>
          <w:iCs/>
          <w:lang w:eastAsia="zh-CN"/>
        </w:rPr>
        <w:fldChar w:fldCharType="end"/>
      </w:r>
      <w:r w:rsidR="00A3724F">
        <w:rPr>
          <w:iCs/>
          <w:lang w:eastAsia="zh-CN"/>
        </w:rPr>
        <w:t xml:space="preserve">, </w:t>
      </w:r>
      <w:r w:rsidR="00E45E2B">
        <w:rPr>
          <w:lang w:eastAsia="zh-CN"/>
        </w:rPr>
        <w:fldChar w:fldCharType="begin"/>
      </w:r>
      <w:r w:rsidR="00E45E2B">
        <w:rPr>
          <w:lang w:eastAsia="zh-CN"/>
        </w:rPr>
        <w:instrText xml:space="preserve"> GOTOBUTTON ZEqnNum755095  \* MERGEFORMAT </w:instrText>
      </w:r>
      <w:r w:rsidR="00E45E2B">
        <w:rPr>
          <w:lang w:eastAsia="zh-CN"/>
        </w:rPr>
        <w:fldChar w:fldCharType="begin"/>
      </w:r>
      <w:r w:rsidR="00E45E2B">
        <w:rPr>
          <w:lang w:eastAsia="zh-CN"/>
        </w:rPr>
        <w:instrText xml:space="preserve"> REF ZEqnNum755095 \* Charformat \! \* MERGEFORMAT </w:instrText>
      </w:r>
      <w:r w:rsidR="00E45E2B">
        <w:rPr>
          <w:lang w:eastAsia="zh-CN"/>
        </w:rPr>
        <w:fldChar w:fldCharType="separate"/>
      </w:r>
      <w:r w:rsidR="00F06767">
        <w:rPr>
          <w:lang w:eastAsia="zh-CN"/>
        </w:rPr>
        <w:instrText>(17)</w:instrText>
      </w:r>
      <w:r w:rsidR="00E45E2B">
        <w:rPr>
          <w:lang w:eastAsia="zh-CN"/>
        </w:rPr>
        <w:fldChar w:fldCharType="end"/>
      </w:r>
      <w:r w:rsidR="00E45E2B">
        <w:rPr>
          <w:lang w:eastAsia="zh-CN"/>
        </w:rPr>
        <w:fldChar w:fldCharType="end"/>
      </w:r>
      <w:r w:rsidR="00E45E2B">
        <w:rPr>
          <w:lang w:eastAsia="zh-CN"/>
        </w:rPr>
        <w:t>, and</w:t>
      </w:r>
      <w:r w:rsidR="00A3724F">
        <w:rPr>
          <w:iCs/>
          <w:lang w:eastAsia="zh-CN"/>
        </w:rPr>
        <w:t xml:space="preserve"> </w:t>
      </w:r>
      <w:r w:rsidR="00E45E2B">
        <w:rPr>
          <w:lang w:eastAsia="zh-CN"/>
        </w:rPr>
        <w:fldChar w:fldCharType="begin"/>
      </w:r>
      <w:r w:rsidR="00E45E2B">
        <w:rPr>
          <w:lang w:eastAsia="zh-CN"/>
        </w:rPr>
        <w:instrText xml:space="preserve"> GOTOBUTTON ZEqnNum673391  \* MERGEFORMAT </w:instrText>
      </w:r>
      <w:r w:rsidR="00E45E2B">
        <w:rPr>
          <w:lang w:eastAsia="zh-CN"/>
        </w:rPr>
        <w:fldChar w:fldCharType="begin"/>
      </w:r>
      <w:r w:rsidR="00E45E2B">
        <w:rPr>
          <w:lang w:eastAsia="zh-CN"/>
        </w:rPr>
        <w:instrText xml:space="preserve"> REF ZEqnNum673391 \* Charformat \! \* MERGEFORMAT </w:instrText>
      </w:r>
      <w:r w:rsidR="00E45E2B">
        <w:rPr>
          <w:lang w:eastAsia="zh-CN"/>
        </w:rPr>
        <w:fldChar w:fldCharType="separate"/>
      </w:r>
      <w:r w:rsidR="00F06767">
        <w:rPr>
          <w:lang w:eastAsia="zh-CN"/>
        </w:rPr>
        <w:instrText>(20)</w:instrText>
      </w:r>
      <w:r w:rsidR="00E45E2B">
        <w:rPr>
          <w:lang w:eastAsia="zh-CN"/>
        </w:rPr>
        <w:fldChar w:fldCharType="end"/>
      </w:r>
      <w:r w:rsidR="00E45E2B">
        <w:rPr>
          <w:lang w:eastAsia="zh-CN"/>
        </w:rPr>
        <w:fldChar w:fldCharType="end"/>
      </w:r>
      <w:r w:rsidR="00A3724F">
        <w:rPr>
          <w:iCs/>
          <w:lang w:eastAsia="zh-CN"/>
        </w:rPr>
        <w:t>:</w:t>
      </w:r>
    </w:p>
    <w:p w14:paraId="563859B8" w14:textId="5EA900A8" w:rsidR="00A3724F" w:rsidRDefault="00E45E2B" w:rsidP="00E45E2B">
      <w:pPr>
        <w:pStyle w:val="MTDisplayEquation"/>
      </w:pPr>
      <w:r>
        <w:tab/>
      </w:r>
      <w:r w:rsidR="00EF1EF1" w:rsidRPr="00D21779">
        <w:rPr>
          <w:noProof/>
          <w:position w:val="-10"/>
        </w:rPr>
        <w:object w:dxaOrig="1280" w:dyaOrig="300" w14:anchorId="524E77AC">
          <v:shape id="_x0000_i1053" type="#_x0000_t75" alt="" style="width:63.95pt;height:15.05pt;mso-width-percent:0;mso-height-percent:0;mso-width-percent:0;mso-height-percent:0" o:ole="">
            <v:imagedata r:id="rId75" o:title=""/>
          </v:shape>
          <o:OLEObject Type="Embed" ProgID="Equation.DSMT4" ShapeID="_x0000_i1053" DrawAspect="Content" ObjectID="_1680299315"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8" w:name="ZEqnNum843067"/>
      <w:r>
        <w:instrText>(</w:instrText>
      </w:r>
      <w:r w:rsidR="00FA68A2">
        <w:fldChar w:fldCharType="begin"/>
      </w:r>
      <w:r w:rsidR="00FA68A2">
        <w:instrText xml:space="preserve"> SEQ MTEqn \c \* Arabic \* MERGEFORMAT </w:instrText>
      </w:r>
      <w:r w:rsidR="00FA68A2">
        <w:fldChar w:fldCharType="separate"/>
      </w:r>
      <w:r w:rsidR="00F06767">
        <w:rPr>
          <w:noProof/>
        </w:rPr>
        <w:instrText>21</w:instrText>
      </w:r>
      <w:r w:rsidR="00FA68A2">
        <w:rPr>
          <w:noProof/>
        </w:rPr>
        <w:fldChar w:fldCharType="end"/>
      </w:r>
      <w:r>
        <w:instrText>)</w:instrText>
      </w:r>
      <w:bookmarkEnd w:id="398"/>
      <w:r>
        <w:fldChar w:fldCharType="end"/>
      </w:r>
    </w:p>
    <w:p w14:paraId="7910AA6F" w14:textId="20FC585F" w:rsidR="00ED553C" w:rsidRPr="00ED553C" w:rsidRDefault="00ED553C" w:rsidP="00C960E1">
      <w:pPr>
        <w:pStyle w:val="BodyText"/>
        <w:rPr>
          <w:lang w:eastAsia="zh-CN"/>
        </w:rPr>
      </w:pPr>
      <w:r>
        <w:rPr>
          <w:lang w:eastAsia="zh-CN"/>
        </w:rPr>
        <w:t xml:space="preserve">And the acceleration distance is the longest </w:t>
      </w:r>
      <w:r w:rsidR="00D21779">
        <w:rPr>
          <w:lang w:eastAsia="zh-CN"/>
        </w:rPr>
        <w:t>sto</w:t>
      </w:r>
      <w:r w:rsidR="00332C32">
        <w:rPr>
          <w:lang w:eastAsia="zh-CN"/>
        </w:rPr>
        <w:t>p</w:t>
      </w:r>
      <w:r w:rsidR="00D21779">
        <w:rPr>
          <w:lang w:eastAsia="zh-CN"/>
        </w:rPr>
        <w:t>ping distance</w:t>
      </w:r>
      <w:r w:rsidR="00F5487A">
        <w:rPr>
          <w:lang w:eastAsia="zh-CN"/>
        </w:rPr>
        <w:t xml:space="preserve"> and thereby minimum preview distance</w:t>
      </w:r>
      <w:r w:rsidR="00D21779">
        <w:rPr>
          <w:lang w:eastAsia="zh-CN"/>
        </w:rPr>
        <w:t xml:space="preserve"> for </w:t>
      </w:r>
      <w:r w:rsidR="00C70E71">
        <w:rPr>
          <w:rFonts w:hint="eastAsia"/>
          <w:lang w:eastAsia="zh-CN"/>
        </w:rPr>
        <w:t>certain</w:t>
      </w:r>
      <w:r w:rsidR="00C70E71">
        <w:rPr>
          <w:lang w:eastAsia="zh-CN"/>
        </w:rPr>
        <w:t xml:space="preserve"> </w:t>
      </w:r>
      <w:r w:rsidR="00D21779" w:rsidRPr="00ED553C">
        <w:rPr>
          <w:i/>
          <w:iCs/>
          <w:highlight w:val="yellow"/>
          <w:lang w:eastAsia="zh-CN"/>
        </w:rPr>
        <w:t>U</w:t>
      </w:r>
      <w:r w:rsidR="00D21779" w:rsidRPr="00ED553C">
        <w:rPr>
          <w:i/>
          <w:iCs/>
          <w:highlight w:val="yellow"/>
          <w:vertAlign w:val="subscript"/>
          <w:lang w:eastAsia="zh-CN"/>
        </w:rPr>
        <w:t>x0</w:t>
      </w:r>
      <w:r w:rsidR="00C70E71">
        <w:rPr>
          <w:lang w:eastAsia="zh-CN"/>
        </w:rPr>
        <w:t>,</w:t>
      </w:r>
      <w:r w:rsidR="00C70E71">
        <w:rPr>
          <w:i/>
          <w:iCs/>
          <w:lang w:eastAsia="zh-CN"/>
        </w:rPr>
        <w:t xml:space="preserve"> </w:t>
      </w:r>
      <w:proofErr w:type="spellStart"/>
      <w:r w:rsidR="00C70E71" w:rsidRPr="00991B30">
        <w:rPr>
          <w:lang w:eastAsia="zh-CN"/>
        </w:rPr>
        <w:t>κ</w:t>
      </w:r>
      <w:r w:rsidR="00C70E71" w:rsidRPr="00991B30">
        <w:rPr>
          <w:vertAlign w:val="subscript"/>
          <w:lang w:eastAsia="zh-CN"/>
        </w:rPr>
        <w:t>c</w:t>
      </w:r>
      <w:proofErr w:type="spellEnd"/>
      <w:r w:rsidR="00F5487A">
        <w:rPr>
          <w:lang w:eastAsia="zh-CN"/>
        </w:rPr>
        <w:t xml:space="preserve">, </w:t>
      </w:r>
      <w:r w:rsidR="00C70E71">
        <w:rPr>
          <w:lang w:eastAsia="zh-CN"/>
        </w:rPr>
        <w:t xml:space="preserve">and </w:t>
      </w:r>
      <w:r w:rsidR="00C70E71" w:rsidRPr="00991B30">
        <w:rPr>
          <w:i/>
          <w:iCs/>
          <w:lang w:eastAsia="zh-CN"/>
        </w:rPr>
        <w:t>L</w:t>
      </w:r>
      <w:r w:rsidR="00C70E71" w:rsidRPr="00991B30">
        <w:rPr>
          <w:i/>
          <w:iCs/>
          <w:vertAlign w:val="subscript"/>
          <w:lang w:eastAsia="zh-CN"/>
        </w:rPr>
        <w:t>s</w:t>
      </w:r>
      <w:r w:rsidR="00C70E71">
        <w:rPr>
          <w:lang w:eastAsia="zh-CN"/>
        </w:rPr>
        <w:t>.</w:t>
      </w:r>
    </w:p>
    <w:p w14:paraId="1EE35B89" w14:textId="34C68D7F" w:rsidR="00C741D7" w:rsidRDefault="006D143A" w:rsidP="00BD3798">
      <w:pPr>
        <w:pStyle w:val="BodyText"/>
        <w:rPr>
          <w:lang w:eastAsia="zh-CN"/>
        </w:rPr>
      </w:pPr>
      <w:r>
        <w:rPr>
          <w:lang w:eastAsia="zh-CN"/>
        </w:rPr>
        <w:t>With a range of reasonable values of</w:t>
      </w:r>
      <w:r>
        <w:rPr>
          <w:iCs/>
          <w:lang w:eastAsia="zh-CN"/>
        </w:rPr>
        <w:t xml:space="preserve"> </w:t>
      </w:r>
      <w:proofErr w:type="spellStart"/>
      <w:r w:rsidR="002A431C" w:rsidRPr="002A431C">
        <w:rPr>
          <w:i/>
          <w:iCs/>
          <w:lang w:eastAsia="zh-CN"/>
        </w:rPr>
        <w:t>R</w:t>
      </w:r>
      <w:r w:rsidRPr="002A431C">
        <w:rPr>
          <w:i/>
          <w:iCs/>
          <w:vertAlign w:val="subscript"/>
          <w:lang w:eastAsia="zh-CN"/>
        </w:rPr>
        <w:t>c</w:t>
      </w:r>
      <w:proofErr w:type="spellEnd"/>
      <w:r w:rsidR="00DB2C12">
        <w:rPr>
          <w:i/>
          <w:iCs/>
          <w:lang w:eastAsia="zh-CN"/>
        </w:rPr>
        <w:t>=</w:t>
      </w:r>
      <w:r w:rsidR="001406A0" w:rsidRPr="00CF52BB">
        <w:rPr>
          <w:i/>
          <w:iCs/>
          <w:lang w:eastAsia="zh-CN"/>
        </w:rPr>
        <w:t>1/</w:t>
      </w:r>
      <w:proofErr w:type="spellStart"/>
      <w:r w:rsidR="001406A0" w:rsidRPr="00CF52BB">
        <w:rPr>
          <w:i/>
          <w:iCs/>
          <w:lang w:eastAsia="zh-CN"/>
        </w:rPr>
        <w:t>κ</w:t>
      </w:r>
      <w:r w:rsidR="001406A0" w:rsidRPr="00CF52BB">
        <w:rPr>
          <w:i/>
          <w:iCs/>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w:t>
      </w:r>
      <w:r w:rsidR="00E266EE">
        <w:rPr>
          <w:lang w:eastAsia="zh-CN"/>
        </w:rPr>
        <w:t>following the</w:t>
      </w:r>
      <w:r w:rsidR="00BD3798">
        <w:rPr>
          <w:lang w:eastAsia="zh-CN"/>
        </w:rPr>
        <w:t xml:space="preserve"> highway design rules</w:t>
      </w:r>
      <w:r w:rsidR="00991B30">
        <w:rPr>
          <w:lang w:eastAsia="zh-CN"/>
        </w:rPr>
        <w:fldChar w:fldCharType="begin" w:fldLock="1"/>
      </w:r>
      <w:r w:rsidR="00AF0508">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eviouslyFormattedCitation":"[14]"},"properties":{"noteIndex":0},"schema":"https://github.com/citation-style-language/schema/raw/master/csl-citation.json"}</w:instrText>
      </w:r>
      <w:r w:rsidR="00991B30">
        <w:rPr>
          <w:lang w:eastAsia="zh-CN"/>
        </w:rPr>
        <w:fldChar w:fldCharType="separate"/>
      </w:r>
      <w:r w:rsidR="00991B30" w:rsidRPr="00991B30">
        <w:rPr>
          <w:noProof/>
          <w:lang w:eastAsia="zh-CN"/>
        </w:rPr>
        <w:t>[14]</w:t>
      </w:r>
      <w:r w:rsidR="00991B30">
        <w:rPr>
          <w:lang w:eastAsia="zh-CN"/>
        </w:rPr>
        <w:fldChar w:fldCharType="end"/>
      </w:r>
      <w:r w:rsidR="00BD3798">
        <w:rPr>
          <w:lang w:eastAsia="zh-CN"/>
        </w:rPr>
        <w:t xml:space="preserve">, </w:t>
      </w:r>
      <w:r w:rsidR="00972C52">
        <w:rPr>
          <w:lang w:eastAsia="zh-CN"/>
        </w:rPr>
        <w:t xml:space="preserve">for a fixed value of </w:t>
      </w:r>
      <w:r w:rsidR="00972C52" w:rsidRPr="003A3E0C">
        <w:rPr>
          <w:i/>
          <w:iCs/>
          <w:lang w:eastAsia="zh-CN"/>
        </w:rPr>
        <w:t>U</w:t>
      </w:r>
      <w:r w:rsidR="00972C52" w:rsidRPr="003A3E0C">
        <w:rPr>
          <w:i/>
          <w:iCs/>
          <w:vertAlign w:val="subscript"/>
          <w:lang w:eastAsia="zh-CN"/>
        </w:rPr>
        <w:t>x0</w:t>
      </w:r>
      <w:r w:rsidR="00B64BD1">
        <w:rPr>
          <w:i/>
          <w:iCs/>
          <w:lang w:eastAsia="zh-CN"/>
        </w:rPr>
        <w:t>=40</w:t>
      </w:r>
      <w:ins w:id="399" w:author="Microsoft Office User" w:date="2021-04-15T12:59:00Z">
        <w:r w:rsidR="00547E2A">
          <w:rPr>
            <w:i/>
            <w:iCs/>
            <w:lang w:eastAsia="zh-CN"/>
          </w:rPr>
          <w:t xml:space="preserve"> </w:t>
        </w:r>
      </w:ins>
      <w:r w:rsidR="00B64BD1" w:rsidRPr="00547E2A">
        <w:rPr>
          <w:iCs/>
          <w:lang w:eastAsia="zh-CN"/>
          <w:rPrChange w:id="400" w:author="Microsoft Office User" w:date="2021-04-15T12:59:00Z">
            <w:rPr>
              <w:i/>
              <w:iCs/>
              <w:lang w:eastAsia="zh-CN"/>
            </w:rPr>
          </w:rPrChange>
        </w:rPr>
        <w:t>m/s</w:t>
      </w:r>
      <w:r w:rsidR="00972C52">
        <w:rPr>
          <w:i/>
          <w:iCs/>
          <w:lang w:eastAsia="zh-CN"/>
        </w:rPr>
        <w:t xml:space="preserve">, </w:t>
      </w:r>
      <w:r w:rsidR="00BD3798">
        <w:rPr>
          <w:lang w:eastAsia="zh-CN"/>
        </w:rPr>
        <w:t xml:space="preserve">we can </w:t>
      </w:r>
      <w:r w:rsidR="00693295">
        <w:rPr>
          <w:lang w:eastAsia="zh-CN"/>
        </w:rPr>
        <w:t>determine the relationship betw</w:t>
      </w:r>
      <w:r w:rsidR="00CC114C">
        <w:rPr>
          <w:lang w:eastAsia="zh-CN"/>
        </w:rPr>
        <w:t>ee</w:t>
      </w:r>
      <w:r w:rsidR="00693295">
        <w:rPr>
          <w:lang w:eastAsia="zh-CN"/>
        </w:rPr>
        <w:t xml:space="preserve">n </w:t>
      </w:r>
      <w:r w:rsidR="00693295">
        <w:rPr>
          <w:iCs/>
          <w:lang w:eastAsia="zh-CN"/>
        </w:rPr>
        <w:t xml:space="preserve">the total </w:t>
      </w:r>
      <w:r w:rsidR="00357A91">
        <w:rPr>
          <w:iCs/>
          <w:lang w:eastAsia="zh-CN"/>
        </w:rPr>
        <w:t>acceleration distance</w:t>
      </w:r>
      <w:ins w:id="401" w:author="Microsoft Office User" w:date="2021-04-15T12:59:00Z">
        <w:r w:rsidR="00547E2A">
          <w:rPr>
            <w:iCs/>
            <w:lang w:eastAsia="zh-CN"/>
          </w:rPr>
          <w:t>,</w:t>
        </w:r>
      </w:ins>
      <w:r w:rsidR="00357A91">
        <w:rPr>
          <w:iCs/>
          <w:lang w:eastAsia="zh-CN"/>
        </w:rPr>
        <w:t xml:space="preserve"> i.e. minimum preview distance</w:t>
      </w:r>
      <w:r w:rsidR="00693295">
        <w:rPr>
          <w:iCs/>
          <w:lang w:eastAsia="zh-CN"/>
        </w:rPr>
        <w:t xml:space="preserve"> </w:t>
      </w:r>
      <w:r w:rsidR="00693295">
        <w:rPr>
          <w:iCs/>
          <w:lang w:eastAsia="zh-CN"/>
        </w:rPr>
        <w:fldChar w:fldCharType="begin"/>
      </w:r>
      <w:r w:rsidR="00693295">
        <w:rPr>
          <w:iCs/>
          <w:lang w:eastAsia="zh-CN"/>
        </w:rPr>
        <w:instrText xml:space="preserve"> GOTOBUTTON ZEqnNum843067  \* MERGEFORMAT </w:instrText>
      </w:r>
      <w:r w:rsidR="00693295">
        <w:rPr>
          <w:iCs/>
          <w:lang w:eastAsia="zh-CN"/>
        </w:rPr>
        <w:fldChar w:fldCharType="begin"/>
      </w:r>
      <w:r w:rsidR="00693295">
        <w:rPr>
          <w:iCs/>
          <w:lang w:eastAsia="zh-CN"/>
        </w:rPr>
        <w:instrText xml:space="preserve"> REF ZEqnNum843067 \* Charformat \! \* MERGEFORMAT </w:instrText>
      </w:r>
      <w:r w:rsidR="00693295">
        <w:rPr>
          <w:iCs/>
          <w:lang w:eastAsia="zh-CN"/>
        </w:rPr>
        <w:fldChar w:fldCharType="separate"/>
      </w:r>
      <w:r w:rsidR="00F06767" w:rsidRPr="00F06767">
        <w:rPr>
          <w:iCs/>
          <w:lang w:eastAsia="zh-CN"/>
        </w:rPr>
        <w:instrText>(21)</w:instrText>
      </w:r>
      <w:r w:rsidR="00693295">
        <w:rPr>
          <w:iCs/>
          <w:lang w:eastAsia="zh-CN"/>
        </w:rPr>
        <w:fldChar w:fldCharType="end"/>
      </w:r>
      <w:r w:rsidR="00693295">
        <w:rPr>
          <w:iCs/>
          <w:lang w:eastAsia="zh-CN"/>
        </w:rPr>
        <w:fldChar w:fldCharType="end"/>
      </w:r>
      <w:r w:rsidR="00693295">
        <w:rPr>
          <w:iCs/>
          <w:lang w:eastAsia="zh-CN"/>
        </w:rPr>
        <w:t xml:space="preserve"> and </w:t>
      </w:r>
      <w:proofErr w:type="spellStart"/>
      <w:r w:rsidR="002A431C" w:rsidRPr="002A431C">
        <w:rPr>
          <w:i/>
          <w:iCs/>
          <w:lang w:eastAsia="zh-CN"/>
        </w:rPr>
        <w:t>R</w:t>
      </w:r>
      <w:r w:rsidR="002A431C" w:rsidRPr="002A431C">
        <w:rPr>
          <w:i/>
          <w:iCs/>
          <w:vertAlign w:val="subscript"/>
          <w:lang w:eastAsia="zh-CN"/>
        </w:rPr>
        <w:t>c</w:t>
      </w:r>
      <w:proofErr w:type="spellEnd"/>
      <w:r w:rsidR="00693295">
        <w:rPr>
          <w:lang w:eastAsia="zh-CN"/>
        </w:rPr>
        <w:t xml:space="preserve">, </w:t>
      </w:r>
      <w:r w:rsidR="00693295" w:rsidRPr="00991B30">
        <w:rPr>
          <w:i/>
          <w:iCs/>
          <w:lang w:eastAsia="zh-CN"/>
        </w:rPr>
        <w:t>L</w:t>
      </w:r>
      <w:r w:rsidR="00693295" w:rsidRPr="00991B30">
        <w:rPr>
          <w:i/>
          <w:iCs/>
          <w:vertAlign w:val="subscript"/>
          <w:lang w:eastAsia="zh-CN"/>
        </w:rPr>
        <w:t>s</w:t>
      </w:r>
      <w:r w:rsidR="00B3343E">
        <w:rPr>
          <w:lang w:eastAsia="zh-CN"/>
        </w:rPr>
        <w:t>, which is shown in Fig. 8.</w:t>
      </w:r>
      <w:r w:rsidR="007855E5">
        <w:rPr>
          <w:lang w:eastAsia="zh-CN"/>
        </w:rPr>
        <w:t xml:space="preserve"> </w:t>
      </w:r>
    </w:p>
    <w:p w14:paraId="4C1313C8" w14:textId="3C5FBEC3" w:rsidR="00EA7F6F" w:rsidRPr="00DD39CB" w:rsidRDefault="00EA7F6F" w:rsidP="00EA7F6F">
      <w:pPr>
        <w:pStyle w:val="BodyText"/>
        <w:rPr>
          <w:lang w:eastAsia="zh-CN"/>
        </w:rPr>
      </w:pPr>
      <w:r>
        <w:rPr>
          <w:lang w:eastAsia="zh-CN"/>
        </w:rPr>
        <w:t xml:space="preserve">Fig. 8 indicates that the longest stop distance is achieved when both </w:t>
      </w:r>
      <w:proofErr w:type="spellStart"/>
      <w:r>
        <w:rPr>
          <w:lang w:eastAsia="zh-CN"/>
        </w:rPr>
        <w:t>R</w:t>
      </w:r>
      <w:r w:rsidRPr="00991B30">
        <w:rPr>
          <w:vertAlign w:val="subscript"/>
          <w:lang w:eastAsia="zh-CN"/>
        </w:rPr>
        <w:t>c</w:t>
      </w:r>
      <w:proofErr w:type="spellEnd"/>
      <w:r>
        <w:rPr>
          <w:lang w:eastAsia="zh-CN"/>
        </w:rPr>
        <w:t xml:space="preserve">, </w:t>
      </w:r>
      <w:r w:rsidRPr="00991B30">
        <w:rPr>
          <w:i/>
          <w:iCs/>
          <w:lang w:eastAsia="zh-CN"/>
        </w:rPr>
        <w:t>L</w:t>
      </w:r>
      <w:r w:rsidRPr="00991B30">
        <w:rPr>
          <w:i/>
          <w:iCs/>
          <w:vertAlign w:val="subscript"/>
          <w:lang w:eastAsia="zh-CN"/>
        </w:rPr>
        <w:t>s</w:t>
      </w:r>
      <w:r w:rsidRPr="00DD39CB">
        <w:rPr>
          <w:lang w:eastAsia="zh-CN"/>
        </w:rPr>
        <w:t xml:space="preserve"> are relatively large.</w:t>
      </w:r>
      <w:r>
        <w:rPr>
          <w:lang w:eastAsia="zh-CN"/>
        </w:rPr>
        <w:t xml:space="preserve"> </w:t>
      </w:r>
      <w:del w:id="402" w:author="Microsoft Office User" w:date="2021-04-15T12:59:00Z">
        <w:r w:rsidDel="00547E2A">
          <w:rPr>
            <w:lang w:eastAsia="zh-CN"/>
          </w:rPr>
          <w:delText xml:space="preserve">Look at it </w:delText>
        </w:r>
        <w:r w:rsidRPr="00404D71" w:rsidDel="00547E2A">
          <w:rPr>
            <w:lang w:eastAsia="zh-CN"/>
          </w:rPr>
          <w:delText>quantitative</w:delText>
        </w:r>
        <w:r w:rsidDel="00547E2A">
          <w:rPr>
            <w:lang w:eastAsia="zh-CN"/>
          </w:rPr>
          <w:delText>ly</w:delText>
        </w:r>
      </w:del>
      <w:ins w:id="403" w:author="Microsoft Office User" w:date="2021-04-15T12:59:00Z">
        <w:r w:rsidR="00547E2A">
          <w:rPr>
            <w:lang w:eastAsia="zh-CN"/>
          </w:rPr>
          <w:t>Examining the numerical values, it can be seen that</w:t>
        </w:r>
      </w:ins>
      <w:r>
        <w:rPr>
          <w:lang w:eastAsia="zh-CN"/>
        </w:rPr>
        <w:t xml:space="preserve"> the maximum stopping distance is less than 750m if the L</w:t>
      </w:r>
      <w:r w:rsidRPr="00DB5247">
        <w:rPr>
          <w:vertAlign w:val="subscript"/>
          <w:lang w:eastAsia="zh-CN"/>
        </w:rPr>
        <w:t>s</w:t>
      </w:r>
      <w:r>
        <w:rPr>
          <w:lang w:eastAsia="zh-CN"/>
        </w:rPr>
        <w:t xml:space="preserve"> is less than 400m and </w:t>
      </w:r>
      <w:proofErr w:type="spellStart"/>
      <w:r>
        <w:rPr>
          <w:lang w:eastAsia="zh-CN"/>
        </w:rPr>
        <w:t>R</w:t>
      </w:r>
      <w:r w:rsidRPr="00DB5247">
        <w:rPr>
          <w:vertAlign w:val="subscript"/>
          <w:lang w:eastAsia="zh-CN"/>
        </w:rPr>
        <w:t>c</w:t>
      </w:r>
      <w:proofErr w:type="spellEnd"/>
      <w:r>
        <w:rPr>
          <w:lang w:eastAsia="zh-CN"/>
        </w:rPr>
        <w:t xml:space="preserve"> is less than 400 m. This conclusion works for all initial speeds less than the speed limit of 40m/s.</w:t>
      </w:r>
    </w:p>
    <w:p w14:paraId="12EABE98" w14:textId="77777777" w:rsidR="00EA7F6F" w:rsidRPr="002138C9" w:rsidRDefault="00EA7F6F" w:rsidP="00EA7F6F">
      <w:pPr>
        <w:pStyle w:val="BodyText"/>
        <w:spacing w:line="276" w:lineRule="auto"/>
        <w:ind w:firstLine="289"/>
        <w:rPr>
          <w:lang w:eastAsia="zh-CN"/>
        </w:rPr>
      </w:pPr>
      <w:r>
        <w:rPr>
          <w:lang w:eastAsia="zh-CN"/>
        </w:rPr>
        <w:t xml:space="preserve">On the other hand, the preview distance can also be calculated with different </w:t>
      </w:r>
      <w:r w:rsidRPr="003A3E0C">
        <w:rPr>
          <w:i/>
          <w:iCs/>
          <w:lang w:eastAsia="zh-CN"/>
        </w:rPr>
        <w:t>U</w:t>
      </w:r>
      <w:r w:rsidRPr="003A3E0C">
        <w:rPr>
          <w:i/>
          <w:iCs/>
          <w:vertAlign w:val="subscript"/>
          <w:lang w:eastAsia="zh-CN"/>
        </w:rPr>
        <w:t>x0</w:t>
      </w:r>
      <w:r>
        <w:rPr>
          <w:lang w:eastAsia="zh-CN"/>
        </w:rPr>
        <w:t xml:space="preserve">  but fixed </w:t>
      </w:r>
      <w:proofErr w:type="spellStart"/>
      <w:r w:rsidRPr="002A431C">
        <w:rPr>
          <w:i/>
          <w:iCs/>
          <w:lang w:eastAsia="zh-CN"/>
        </w:rPr>
        <w:t>R</w:t>
      </w:r>
      <w:r w:rsidRPr="002A431C">
        <w:rPr>
          <w:i/>
          <w:iCs/>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using</w:t>
      </w:r>
      <w:r>
        <w:rPr>
          <w:iCs/>
          <w:lang w:eastAsia="zh-CN"/>
        </w:rPr>
        <w:t xml:space="preserve"> </w:t>
      </w:r>
      <w:r>
        <w:rPr>
          <w:iCs/>
          <w:lang w:eastAsia="zh-CN"/>
        </w:rPr>
        <w:fldChar w:fldCharType="begin"/>
      </w:r>
      <w:r>
        <w:rPr>
          <w:iCs/>
          <w:lang w:eastAsia="zh-CN"/>
        </w:rPr>
        <w:instrText xml:space="preserve"> GOTOBUTTON ZEqnNum843067  \* MERGEFORMAT </w:instrText>
      </w:r>
      <w:r>
        <w:rPr>
          <w:iCs/>
          <w:lang w:eastAsia="zh-CN"/>
        </w:rPr>
        <w:fldChar w:fldCharType="begin"/>
      </w:r>
      <w:r>
        <w:rPr>
          <w:iCs/>
          <w:lang w:eastAsia="zh-CN"/>
        </w:rPr>
        <w:instrText xml:space="preserve"> REF ZEqnNum843067 \* Charformat \! \* MERGEFORMAT </w:instrText>
      </w:r>
      <w:r>
        <w:rPr>
          <w:iCs/>
          <w:lang w:eastAsia="zh-CN"/>
        </w:rPr>
        <w:fldChar w:fldCharType="separate"/>
      </w:r>
      <w:r w:rsidRPr="00F06767">
        <w:rPr>
          <w:iCs/>
          <w:lang w:eastAsia="zh-CN"/>
        </w:rPr>
        <w:instrText>(21)</w:instrText>
      </w:r>
      <w:r>
        <w:rPr>
          <w:iCs/>
          <w:lang w:eastAsia="zh-CN"/>
        </w:rPr>
        <w:fldChar w:fldCharType="end"/>
      </w:r>
      <w:r>
        <w:rPr>
          <w:iCs/>
          <w:lang w:eastAsia="zh-CN"/>
        </w:rPr>
        <w:fldChar w:fldCharType="end"/>
      </w:r>
      <w:r>
        <w:rPr>
          <w:iCs/>
          <w:lang w:eastAsia="zh-CN"/>
        </w:rPr>
        <w:t xml:space="preserve"> </w:t>
      </w:r>
      <w:r>
        <w:rPr>
          <w:lang w:eastAsia="zh-CN"/>
        </w:rPr>
        <w:t xml:space="preserve">For the sample path shown in Fig.4, whose </w:t>
      </w:r>
      <w:proofErr w:type="spellStart"/>
      <w:r w:rsidRPr="00DC060C">
        <w:rPr>
          <w:i/>
          <w:iCs/>
          <w:lang w:eastAsia="zh-CN"/>
        </w:rPr>
        <w:t>R</w:t>
      </w:r>
      <w:r w:rsidRPr="00DC060C">
        <w:rPr>
          <w:i/>
          <w:iCs/>
          <w:vertAlign w:val="subscript"/>
        </w:rPr>
        <w:t>c</w:t>
      </w:r>
      <w:r>
        <w:rPr>
          <w:i/>
          <w:iCs/>
          <w:vertAlign w:val="subscript"/>
        </w:rPr>
        <w:t>_</w:t>
      </w:r>
      <w:r w:rsidRPr="00DC060C">
        <w:rPr>
          <w:i/>
          <w:iCs/>
          <w:vertAlign w:val="subscript"/>
        </w:rPr>
        <w:t>m</w:t>
      </w:r>
      <w:r>
        <w:rPr>
          <w:i/>
          <w:iCs/>
          <w:vertAlign w:val="subscript"/>
        </w:rPr>
        <w:t>ax</w:t>
      </w:r>
      <w:proofErr w:type="spellEnd"/>
      <w:r>
        <w:t>= 200</w:t>
      </w:r>
      <w:r w:rsidRPr="00DC060C">
        <w:rPr>
          <w:i/>
          <w:iCs/>
        </w:rPr>
        <w:t>m</w:t>
      </w:r>
      <w:r>
        <w:t xml:space="preserve"> and </w:t>
      </w:r>
      <w:proofErr w:type="spellStart"/>
      <w:r w:rsidRPr="009D6FE1">
        <w:rPr>
          <w:i/>
          <w:iCs/>
        </w:rPr>
        <w:t>L</w:t>
      </w:r>
      <w:r w:rsidRPr="009D6FE1">
        <w:rPr>
          <w:i/>
          <w:iCs/>
          <w:vertAlign w:val="subscript"/>
        </w:rPr>
        <w:t>s_max</w:t>
      </w:r>
      <w:proofErr w:type="spellEnd"/>
      <w:r>
        <w:rPr>
          <w:lang w:eastAsia="zh-CN"/>
        </w:rPr>
        <w:t>= 145</w:t>
      </w:r>
      <w:r w:rsidRPr="00DC060C">
        <w:rPr>
          <w:i/>
          <w:iCs/>
          <w:lang w:eastAsia="zh-CN"/>
        </w:rPr>
        <w:t>m</w:t>
      </w:r>
      <w:r>
        <w:rPr>
          <w:lang w:eastAsia="zh-CN"/>
        </w:rPr>
        <w:t>, the result is shown in Fig. 9.</w:t>
      </w:r>
    </w:p>
    <w:p w14:paraId="5A30EC33" w14:textId="77777777" w:rsidR="00DE33E7" w:rsidRDefault="00DE33E7" w:rsidP="00DE33E7">
      <w:pPr>
        <w:pStyle w:val="BodyText"/>
        <w:spacing w:line="276" w:lineRule="auto"/>
        <w:ind w:firstLine="289"/>
        <w:rPr>
          <w:lang w:eastAsia="zh-CN"/>
        </w:rPr>
      </w:pPr>
      <w:r w:rsidRPr="007807CC">
        <w:rPr>
          <w:lang w:eastAsia="zh-CN"/>
        </w:rPr>
        <w:t>In conclusion</w:t>
      </w:r>
      <w:r>
        <w:rPr>
          <w:lang w:eastAsia="zh-CN"/>
        </w:rPr>
        <w:t xml:space="preserve">, the preview distance can be calculated using </w:t>
      </w:r>
      <w:r>
        <w:rPr>
          <w:iCs/>
          <w:lang w:eastAsia="zh-CN"/>
        </w:rPr>
        <w:fldChar w:fldCharType="begin"/>
      </w:r>
      <w:r>
        <w:rPr>
          <w:iCs/>
          <w:lang w:eastAsia="zh-CN"/>
        </w:rPr>
        <w:instrText xml:space="preserve"> GOTOBUTTON ZEqnNum843067  \* MERGEFORMAT </w:instrText>
      </w:r>
      <w:r>
        <w:rPr>
          <w:iCs/>
          <w:lang w:eastAsia="zh-CN"/>
        </w:rPr>
        <w:fldChar w:fldCharType="begin"/>
      </w:r>
      <w:r>
        <w:rPr>
          <w:iCs/>
          <w:lang w:eastAsia="zh-CN"/>
        </w:rPr>
        <w:instrText xml:space="preserve"> REF ZEqnNum843067 \* Charformat \! \* MERGEFORMAT </w:instrText>
      </w:r>
      <w:r>
        <w:rPr>
          <w:iCs/>
          <w:lang w:eastAsia="zh-CN"/>
        </w:rPr>
        <w:fldChar w:fldCharType="separate"/>
      </w:r>
      <w:r w:rsidRPr="00F06767">
        <w:rPr>
          <w:iCs/>
          <w:lang w:eastAsia="zh-CN"/>
        </w:rPr>
        <w:instrText>(21)</w:instrText>
      </w:r>
      <w:r>
        <w:rPr>
          <w:iCs/>
          <w:lang w:eastAsia="zh-CN"/>
        </w:rPr>
        <w:fldChar w:fldCharType="end"/>
      </w:r>
      <w:r>
        <w:rPr>
          <w:iCs/>
          <w:lang w:eastAsia="zh-CN"/>
        </w:rPr>
        <w:fldChar w:fldCharType="end"/>
      </w:r>
      <w:r>
        <w:rPr>
          <w:lang w:eastAsia="zh-CN"/>
        </w:rPr>
        <w:t xml:space="preserve"> given vehicle initial speed </w:t>
      </w:r>
      <w:r w:rsidRPr="00845001">
        <w:rPr>
          <w:i/>
          <w:iCs/>
          <w:lang w:eastAsia="zh-CN"/>
        </w:rPr>
        <w:t>U</w:t>
      </w:r>
      <w:r w:rsidRPr="00845001">
        <w:rPr>
          <w:i/>
          <w:iCs/>
          <w:vertAlign w:val="subscript"/>
          <w:lang w:eastAsia="zh-CN"/>
        </w:rPr>
        <w:t>x</w:t>
      </w:r>
      <w:r>
        <w:rPr>
          <w:i/>
          <w:iCs/>
          <w:vertAlign w:val="subscript"/>
          <w:lang w:eastAsia="zh-CN"/>
        </w:rPr>
        <w:t>0</w:t>
      </w:r>
      <w:r>
        <w:rPr>
          <w:lang w:eastAsia="zh-CN"/>
        </w:rPr>
        <w:t>, path parameters:</w:t>
      </w:r>
      <w:r>
        <w:t xml:space="preserve"> </w:t>
      </w:r>
      <w:proofErr w:type="spellStart"/>
      <w:r w:rsidRPr="00710599">
        <w:rPr>
          <w:i/>
          <w:iCs/>
          <w:lang w:eastAsia="zh-CN"/>
        </w:rPr>
        <w:t>R</w:t>
      </w:r>
      <w:r w:rsidRPr="00710599">
        <w:rPr>
          <w:i/>
          <w:iCs/>
          <w:vertAlign w:val="subscript"/>
        </w:rPr>
        <w:t>c</w:t>
      </w:r>
      <w:r>
        <w:rPr>
          <w:i/>
          <w:iCs/>
          <w:vertAlign w:val="subscript"/>
        </w:rPr>
        <w:t>_</w:t>
      </w:r>
      <w:r w:rsidRPr="00710599">
        <w:rPr>
          <w:i/>
          <w:iCs/>
          <w:vertAlign w:val="subscript"/>
        </w:rPr>
        <w:t>max</w:t>
      </w:r>
      <w:proofErr w:type="spellEnd"/>
      <w:r>
        <w:t xml:space="preserve">, and </w:t>
      </w:r>
      <w:proofErr w:type="spellStart"/>
      <w:r w:rsidRPr="009D6FE1">
        <w:rPr>
          <w:i/>
          <w:iCs/>
        </w:rPr>
        <w:t>L</w:t>
      </w:r>
      <w:r w:rsidRPr="009D6FE1">
        <w:rPr>
          <w:i/>
          <w:iCs/>
          <w:vertAlign w:val="subscript"/>
        </w:rPr>
        <w:t>s_max</w:t>
      </w:r>
      <w:proofErr w:type="spellEnd"/>
      <w:r>
        <w:rPr>
          <w:lang w:eastAsia="zh-CN"/>
        </w:rPr>
        <w:t>, assumed minimum friction coefficien</w:t>
      </w:r>
      <w:r w:rsidRPr="009D6FE1">
        <w:rPr>
          <w:lang w:eastAsia="zh-CN"/>
        </w:rPr>
        <w:t xml:space="preserve">t </w:t>
      </w:r>
      <w:proofErr w:type="spellStart"/>
      <w:r w:rsidRPr="008C4E3D">
        <w:rPr>
          <w:i/>
          <w:iCs/>
          <w:lang w:eastAsia="zh-CN"/>
        </w:rPr>
        <w:t>μ</w:t>
      </w:r>
      <w:r w:rsidRPr="008C4E3D">
        <w:rPr>
          <w:i/>
          <w:iCs/>
          <w:vertAlign w:val="subscript"/>
          <w:lang w:eastAsia="zh-CN"/>
        </w:rPr>
        <w:t>min</w:t>
      </w:r>
      <w:proofErr w:type="spellEnd"/>
      <w:r>
        <w:rPr>
          <w:lang w:eastAsia="zh-CN"/>
        </w:rPr>
        <w:t xml:space="preserve">, and a conservative constant </w:t>
      </w:r>
      <w:r w:rsidRPr="008C4E3D">
        <w:rPr>
          <w:i/>
          <w:iCs/>
          <w:lang w:eastAsia="zh-CN"/>
        </w:rPr>
        <w:t>c</w:t>
      </w:r>
      <w:r>
        <w:rPr>
          <w:lang w:eastAsia="zh-CN"/>
        </w:rPr>
        <w:t>.</w:t>
      </w:r>
    </w:p>
    <w:p w14:paraId="21E25651" w14:textId="77777777" w:rsidR="00DE33E7" w:rsidRDefault="00DE33E7" w:rsidP="00DE33E7">
      <w:pPr>
        <w:pStyle w:val="MTDisplayEquation"/>
      </w:pPr>
      <w:r>
        <w:tab/>
      </w:r>
      <w:commentRangeStart w:id="404"/>
      <w:r w:rsidR="00EF1EF1" w:rsidRPr="008226CF">
        <w:rPr>
          <w:noProof/>
          <w:position w:val="-14"/>
        </w:rPr>
        <w:object w:dxaOrig="3220" w:dyaOrig="380" w14:anchorId="4EF968C6">
          <v:shape id="_x0000_i1054" type="#_x0000_t75" alt="" style="width:141.3pt;height:16.65pt;mso-width-percent:0;mso-height-percent:0;mso-width-percent:0;mso-height-percent:0" o:ole="">
            <v:imagedata r:id="rId77" o:title=""/>
          </v:shape>
          <o:OLEObject Type="Embed" ProgID="Equation.DSMT4" ShapeID="_x0000_i1054" DrawAspect="Content" ObjectID="_1680299316" r:id="rId78"/>
        </w:object>
      </w:r>
      <w:commentRangeEnd w:id="404"/>
      <w:r w:rsidR="00547E2A">
        <w:rPr>
          <w:rStyle w:val="CommentReference"/>
          <w:rFonts w:eastAsia="等线"/>
          <w:spacing w:val="0"/>
          <w:lang w:eastAsia="en-US"/>
        </w:rPr>
        <w:commentReference w:id="404"/>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A68A2">
        <w:fldChar w:fldCharType="begin"/>
      </w:r>
      <w:r w:rsidR="00FA68A2">
        <w:instrText xml:space="preserve"> SEQ MTEqn \c \* Arabic \* MERGEFORMAT </w:instrText>
      </w:r>
      <w:r w:rsidR="00FA68A2">
        <w:fldChar w:fldCharType="separate"/>
      </w:r>
      <w:r>
        <w:rPr>
          <w:noProof/>
        </w:rPr>
        <w:instrText>22</w:instrText>
      </w:r>
      <w:r w:rsidR="00FA68A2">
        <w:rPr>
          <w:noProof/>
        </w:rPr>
        <w:fldChar w:fldCharType="end"/>
      </w:r>
      <w:r>
        <w:instrText>)</w:instrText>
      </w:r>
      <w:r>
        <w:fldChar w:fldCharType="end"/>
      </w:r>
    </w:p>
    <w:p w14:paraId="5A9950EC" w14:textId="77777777" w:rsidR="00D25020" w:rsidRPr="00EA7F6F" w:rsidRDefault="00D25020" w:rsidP="00BD3798">
      <w:pPr>
        <w:pStyle w:val="BodyText"/>
        <w:rPr>
          <w:lang w:eastAsia="zh-CN"/>
        </w:rPr>
      </w:pPr>
    </w:p>
    <w:p w14:paraId="010A8556" w14:textId="12ADAD37" w:rsidR="003A4C4B" w:rsidRDefault="006038BD" w:rsidP="000D0B4C">
      <w:pPr>
        <w:pStyle w:val="ListParagraph"/>
        <w:ind w:firstLineChars="0" w:firstLine="0"/>
        <w:jc w:val="both"/>
        <w:rPr>
          <w:lang w:eastAsia="zh-CN"/>
        </w:rPr>
      </w:pPr>
      <w:commentRangeStart w:id="405"/>
      <w:r>
        <w:rPr>
          <w:noProof/>
        </w:rPr>
        <mc:AlternateContent>
          <mc:Choice Requires="wps">
            <w:drawing>
              <wp:inline distT="0" distB="0" distL="0" distR="0" wp14:anchorId="5626582E" wp14:editId="45502566">
                <wp:extent cx="3080084" cy="2657475"/>
                <wp:effectExtent l="0" t="0" r="6350" b="9525"/>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657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DED20" w14:textId="5C6F477E" w:rsidR="00EA3036" w:rsidRDefault="00EA3036"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EA3036" w:rsidRPr="0020055D" w:rsidRDefault="00EA3036" w:rsidP="006038BD">
                            <w:pPr>
                              <w:pStyle w:val="figurecaption"/>
                              <w:numPr>
                                <w:ilvl w:val="0"/>
                                <w:numId w:val="0"/>
                              </w:numPr>
                              <w:jc w:val="both"/>
                              <w:rPr>
                                <w:lang w:eastAsia="zh-CN"/>
                              </w:rPr>
                            </w:pPr>
                            <w:r>
                              <w:t>Figure 8. The stopping distance on e</w:t>
                            </w:r>
                            <w:r>
                              <w:rPr>
                                <w:lang w:eastAsia="zh-CN"/>
                              </w:rPr>
                              <w:t xml:space="preserve">ntering clothoid path with an initial speed </w:t>
                            </w:r>
                            <w:r w:rsidRPr="003A3E0C">
                              <w:rPr>
                                <w:i/>
                                <w:iCs/>
                                <w:lang w:eastAsia="zh-CN"/>
                              </w:rPr>
                              <w:t>U</w:t>
                            </w:r>
                            <w:r w:rsidRPr="003A3E0C">
                              <w:rPr>
                                <w:i/>
                                <w:iCs/>
                                <w:vertAlign w:val="subscript"/>
                                <w:lang w:eastAsia="zh-CN"/>
                              </w:rPr>
                              <w:t>x0</w:t>
                            </w:r>
                            <w:r w:rsidRPr="003A3E0C">
                              <w:rPr>
                                <w:i/>
                                <w:iCs/>
                                <w:lang w:eastAsia="zh-CN"/>
                              </w:rPr>
                              <w:t xml:space="preserve"> </w:t>
                            </w:r>
                            <w:r>
                              <w:rPr>
                                <w:i/>
                                <w:iCs/>
                                <w:lang w:eastAsia="zh-CN"/>
                              </w:rPr>
                              <w:t xml:space="preserve">= </w:t>
                            </w:r>
                            <w:r>
                              <w:rPr>
                                <w:lang w:eastAsia="zh-CN"/>
                              </w:rPr>
                              <w:t xml:space="preserve">40m/s. In this plot, </w:t>
                            </w:r>
                            <w:r w:rsidRPr="00CF52BB">
                              <w:rPr>
                                <w:i/>
                                <w:iCs/>
                                <w:lang w:eastAsia="zh-CN"/>
                              </w:rPr>
                              <w:t>R</w:t>
                            </w:r>
                            <w:r w:rsidRPr="00CF52BB">
                              <w:rPr>
                                <w:i/>
                                <w:iCs/>
                                <w:vertAlign w:val="subscript"/>
                                <w:lang w:eastAsia="zh-CN"/>
                              </w:rPr>
                              <w:t>c</w:t>
                            </w:r>
                            <w:r w:rsidRPr="00CF52BB">
                              <w:rPr>
                                <w:i/>
                                <w:iCs/>
                                <w:lang w:eastAsia="zh-CN"/>
                              </w:rPr>
                              <w:t xml:space="preserve"> = 1/κ</w:t>
                            </w:r>
                            <w:r w:rsidRPr="00CF52BB">
                              <w:rPr>
                                <w:i/>
                                <w:iCs/>
                                <w:vertAlign w:val="subscript"/>
                                <w:lang w:eastAsia="zh-CN"/>
                              </w:rPr>
                              <w:t>c</w:t>
                            </w:r>
                            <w:r>
                              <w:rPr>
                                <w:lang w:eastAsia="zh-CN"/>
                              </w:rPr>
                              <w:t xml:space="preserve">. </w:t>
                            </w:r>
                          </w:p>
                        </w:txbxContent>
                      </wps:txbx>
                      <wps:bodyPr rot="0" vert="horz" wrap="square" lIns="91440" tIns="45720" rIns="91440" bIns="45720" anchor="t" anchorCtr="0" upright="1">
                        <a:noAutofit/>
                      </wps:bodyPr>
                    </wps:wsp>
                  </a:graphicData>
                </a:graphic>
              </wp:inline>
            </w:drawing>
          </mc:Choice>
          <mc:Fallback>
            <w:pict>
              <v:shape w14:anchorId="5626582E" id="_x0000_s1033" type="#_x0000_t202" style="width:242.55pt;height:2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" stroked="f">
                <v:textbox>
                  <w:txbxContent>
                    <w:p w14:paraId="5B2DED20" w14:textId="5C6F477E" w:rsidR="00EA3036" w:rsidRDefault="00EA3036"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EA3036" w:rsidRPr="0020055D" w:rsidRDefault="00EA3036" w:rsidP="006038BD">
                      <w:pPr>
                        <w:pStyle w:val="figurecaption"/>
                        <w:numPr>
                          <w:ilvl w:val="0"/>
                          <w:numId w:val="0"/>
                        </w:numPr>
                        <w:jc w:val="both"/>
                        <w:rPr>
                          <w:lang w:eastAsia="zh-CN"/>
                        </w:rPr>
                      </w:pPr>
                      <w:r>
                        <w:t>Figure 8. The stopping distance on e</w:t>
                      </w:r>
                      <w:r>
                        <w:rPr>
                          <w:lang w:eastAsia="zh-CN"/>
                        </w:rPr>
                        <w:t xml:space="preserve">ntering clothoid path with an initial speed </w:t>
                      </w:r>
                      <w:r w:rsidRPr="003A3E0C">
                        <w:rPr>
                          <w:i/>
                          <w:iCs/>
                          <w:lang w:eastAsia="zh-CN"/>
                        </w:rPr>
                        <w:t>U</w:t>
                      </w:r>
                      <w:r w:rsidRPr="003A3E0C">
                        <w:rPr>
                          <w:i/>
                          <w:iCs/>
                          <w:vertAlign w:val="subscript"/>
                          <w:lang w:eastAsia="zh-CN"/>
                        </w:rPr>
                        <w:t>x0</w:t>
                      </w:r>
                      <w:r w:rsidRPr="003A3E0C">
                        <w:rPr>
                          <w:i/>
                          <w:iCs/>
                          <w:lang w:eastAsia="zh-CN"/>
                        </w:rPr>
                        <w:t xml:space="preserve"> </w:t>
                      </w:r>
                      <w:r>
                        <w:rPr>
                          <w:i/>
                          <w:iCs/>
                          <w:lang w:eastAsia="zh-CN"/>
                        </w:rPr>
                        <w:t xml:space="preserve">= </w:t>
                      </w:r>
                      <w:r>
                        <w:rPr>
                          <w:lang w:eastAsia="zh-CN"/>
                        </w:rPr>
                        <w:t xml:space="preserve">40m/s. In this plot, </w:t>
                      </w:r>
                      <w:r w:rsidRPr="00CF52BB">
                        <w:rPr>
                          <w:i/>
                          <w:iCs/>
                          <w:lang w:eastAsia="zh-CN"/>
                        </w:rPr>
                        <w:t>R</w:t>
                      </w:r>
                      <w:r w:rsidRPr="00CF52BB">
                        <w:rPr>
                          <w:i/>
                          <w:iCs/>
                          <w:vertAlign w:val="subscript"/>
                          <w:lang w:eastAsia="zh-CN"/>
                        </w:rPr>
                        <w:t>c</w:t>
                      </w:r>
                      <w:r w:rsidRPr="00CF52BB">
                        <w:rPr>
                          <w:i/>
                          <w:iCs/>
                          <w:lang w:eastAsia="zh-CN"/>
                        </w:rPr>
                        <w:t xml:space="preserve"> = 1/κ</w:t>
                      </w:r>
                      <w:r w:rsidRPr="00CF52BB">
                        <w:rPr>
                          <w:i/>
                          <w:iCs/>
                          <w:vertAlign w:val="subscript"/>
                          <w:lang w:eastAsia="zh-CN"/>
                        </w:rPr>
                        <w:t>c</w:t>
                      </w:r>
                      <w:r>
                        <w:rPr>
                          <w:lang w:eastAsia="zh-CN"/>
                        </w:rPr>
                        <w:t xml:space="preserve">. </w:t>
                      </w:r>
                    </w:p>
                  </w:txbxContent>
                </v:textbox>
                <w10:anchorlock/>
              </v:shape>
            </w:pict>
          </mc:Fallback>
        </mc:AlternateContent>
      </w:r>
      <w:commentRangeEnd w:id="405"/>
      <w:r w:rsidR="00547E2A">
        <w:rPr>
          <w:rStyle w:val="CommentReference"/>
        </w:rPr>
        <w:commentReference w:id="405"/>
      </w:r>
    </w:p>
    <w:p w14:paraId="07196DE6" w14:textId="54EEF65E" w:rsidR="00997797" w:rsidRDefault="00AB72E5" w:rsidP="00EE4D07">
      <w:pPr>
        <w:pStyle w:val="BodyText"/>
        <w:ind w:firstLine="0"/>
        <w:rPr>
          <w:lang w:eastAsia="zh-CN"/>
        </w:rPr>
      </w:pPr>
      <w:r>
        <w:rPr>
          <w:noProof/>
        </w:rPr>
        <w:lastRenderedPageBreak/>
        <mc:AlternateContent>
          <mc:Choice Requires="wps">
            <w:drawing>
              <wp:inline distT="0" distB="0" distL="0" distR="0" wp14:anchorId="651D79C9" wp14:editId="4D6E351F">
                <wp:extent cx="3080084" cy="2105527"/>
                <wp:effectExtent l="0" t="0" r="6350" b="9525"/>
                <wp:docPr id="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1055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F091C" w14:textId="361C4888" w:rsidR="00EA3036" w:rsidRDefault="00EA3036"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EA3036" w:rsidRPr="0020055D" w:rsidRDefault="00EA3036" w:rsidP="00AB72E5">
                            <w:pPr>
                              <w:pStyle w:val="figurecaption"/>
                              <w:numPr>
                                <w:ilvl w:val="0"/>
                                <w:numId w:val="0"/>
                              </w:numPr>
                              <w:jc w:val="both"/>
                              <w:rPr>
                                <w:lang w:eastAsia="zh-CN"/>
                              </w:rPr>
                            </w:pPr>
                            <w:r>
                              <w:t xml:space="preserve">Figure 9. The minimum preview distance </w:t>
                            </w:r>
                            <w:r>
                              <w:rPr>
                                <w:lang w:eastAsia="zh-CN"/>
                              </w:rPr>
                              <w:t>with different initial speeds</w:t>
                            </w:r>
                            <w:r>
                              <w:t xml:space="preserve"> </w:t>
                            </w:r>
                            <w:r>
                              <w:rPr>
                                <w:lang w:eastAsia="zh-CN"/>
                              </w:rPr>
                              <w:t>for the sample path (</w:t>
                            </w:r>
                            <w:r w:rsidRPr="00595CAF">
                              <w:rPr>
                                <w:i/>
                                <w:iCs/>
                                <w:lang w:eastAsia="zh-CN"/>
                              </w:rPr>
                              <w:t>R</w:t>
                            </w:r>
                            <w:r w:rsidRPr="00595CAF">
                              <w:rPr>
                                <w:i/>
                                <w:iCs/>
                                <w:vertAlign w:val="subscript"/>
                              </w:rPr>
                              <w:t>c_max</w:t>
                            </w:r>
                            <w:r w:rsidRPr="00595CAF">
                              <w:rPr>
                                <w:i/>
                                <w:iCs/>
                              </w:rPr>
                              <w:t>= 200</w:t>
                            </w:r>
                            <w:r>
                              <w:rPr>
                                <w:i/>
                                <w:iCs/>
                              </w:rPr>
                              <w:t>m</w:t>
                            </w:r>
                            <w:r>
                              <w:t xml:space="preserve"> and </w:t>
                            </w:r>
                            <w:r w:rsidRPr="00595CAF">
                              <w:rPr>
                                <w:i/>
                                <w:iCs/>
                              </w:rPr>
                              <w:t>L</w:t>
                            </w:r>
                            <w:r w:rsidRPr="00595CAF">
                              <w:rPr>
                                <w:i/>
                                <w:iCs/>
                                <w:vertAlign w:val="subscript"/>
                              </w:rPr>
                              <w:t>s_max</w:t>
                            </w:r>
                            <w:r w:rsidRPr="00595CAF">
                              <w:rPr>
                                <w:i/>
                                <w:iCs/>
                                <w:lang w:eastAsia="zh-CN"/>
                              </w:rPr>
                              <w:t>= 145</w:t>
                            </w:r>
                            <w:r>
                              <w:rPr>
                                <w:i/>
                                <w:iCs/>
                                <w:lang w:eastAsia="zh-CN"/>
                              </w:rPr>
                              <w:t>m</w:t>
                            </w:r>
                            <w:r>
                              <w:rPr>
                                <w:lang w:eastAsia="zh-CN"/>
                              </w:rPr>
                              <w:t>) shown in Fig.4</w:t>
                            </w:r>
                          </w:p>
                        </w:txbxContent>
                      </wps:txbx>
                      <wps:bodyPr rot="0" vert="horz" wrap="square" lIns="91440" tIns="45720" rIns="91440" bIns="45720" anchor="t" anchorCtr="0" upright="1">
                        <a:noAutofit/>
                      </wps:bodyPr>
                    </wps:wsp>
                  </a:graphicData>
                </a:graphic>
              </wp:inline>
            </w:drawing>
          </mc:Choice>
          <mc:Fallback>
            <w:pict>
              <v:shape w14:anchorId="651D79C9" id="_x0000_s1034" type="#_x0000_t202" style="width:242.55pt;height:1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" stroked="f">
                <v:textbox>
                  <w:txbxContent>
                    <w:p w14:paraId="451F091C" w14:textId="361C4888" w:rsidR="00EA3036" w:rsidRDefault="00EA3036"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EA3036" w:rsidRPr="0020055D" w:rsidRDefault="00EA3036" w:rsidP="00AB72E5">
                      <w:pPr>
                        <w:pStyle w:val="figurecaption"/>
                        <w:numPr>
                          <w:ilvl w:val="0"/>
                          <w:numId w:val="0"/>
                        </w:numPr>
                        <w:jc w:val="both"/>
                        <w:rPr>
                          <w:lang w:eastAsia="zh-CN"/>
                        </w:rPr>
                      </w:pPr>
                      <w:r>
                        <w:t xml:space="preserve">Figure 9. The minimum preview distance </w:t>
                      </w:r>
                      <w:r>
                        <w:rPr>
                          <w:lang w:eastAsia="zh-CN"/>
                        </w:rPr>
                        <w:t>with different initial speeds</w:t>
                      </w:r>
                      <w:r>
                        <w:t xml:space="preserve"> </w:t>
                      </w:r>
                      <w:r>
                        <w:rPr>
                          <w:lang w:eastAsia="zh-CN"/>
                        </w:rPr>
                        <w:t>for the sample path (</w:t>
                      </w:r>
                      <w:r w:rsidRPr="00595CAF">
                        <w:rPr>
                          <w:i/>
                          <w:iCs/>
                          <w:lang w:eastAsia="zh-CN"/>
                        </w:rPr>
                        <w:t>R</w:t>
                      </w:r>
                      <w:r w:rsidRPr="00595CAF">
                        <w:rPr>
                          <w:i/>
                          <w:iCs/>
                          <w:vertAlign w:val="subscript"/>
                        </w:rPr>
                        <w:t>c_max</w:t>
                      </w:r>
                      <w:r w:rsidRPr="00595CAF">
                        <w:rPr>
                          <w:i/>
                          <w:iCs/>
                        </w:rPr>
                        <w:t>= 200</w:t>
                      </w:r>
                      <w:r>
                        <w:rPr>
                          <w:i/>
                          <w:iCs/>
                        </w:rPr>
                        <w:t>m</w:t>
                      </w:r>
                      <w:r>
                        <w:t xml:space="preserve"> and </w:t>
                      </w:r>
                      <w:r w:rsidRPr="00595CAF">
                        <w:rPr>
                          <w:i/>
                          <w:iCs/>
                        </w:rPr>
                        <w:t>L</w:t>
                      </w:r>
                      <w:r w:rsidRPr="00595CAF">
                        <w:rPr>
                          <w:i/>
                          <w:iCs/>
                          <w:vertAlign w:val="subscript"/>
                        </w:rPr>
                        <w:t>s_max</w:t>
                      </w:r>
                      <w:r w:rsidRPr="00595CAF">
                        <w:rPr>
                          <w:i/>
                          <w:iCs/>
                          <w:lang w:eastAsia="zh-CN"/>
                        </w:rPr>
                        <w:t>= 145</w:t>
                      </w:r>
                      <w:r>
                        <w:rPr>
                          <w:i/>
                          <w:iCs/>
                          <w:lang w:eastAsia="zh-CN"/>
                        </w:rPr>
                        <w:t>m</w:t>
                      </w:r>
                      <w:r>
                        <w:rPr>
                          <w:lang w:eastAsia="zh-CN"/>
                        </w:rPr>
                        <w:t>) shown in Fig.4</w:t>
                      </w:r>
                    </w:p>
                  </w:txbxContent>
                </v:textbox>
                <w10:anchorlock/>
              </v:shape>
            </w:pict>
          </mc:Fallback>
        </mc:AlternateContent>
      </w:r>
    </w:p>
    <w:p w14:paraId="0B030B8A" w14:textId="4B5BB8C3" w:rsidR="00913A12" w:rsidRPr="00615284" w:rsidRDefault="00ED2E82" w:rsidP="003B527E">
      <w:pPr>
        <w:pStyle w:val="BodyText"/>
      </w:pPr>
      <w:r>
        <w:t>Most</w:t>
      </w:r>
      <w:r w:rsidR="0015655A">
        <w:t xml:space="preserve"> human driver</w:t>
      </w:r>
      <w:r w:rsidR="00BC1272">
        <w:t>s</w:t>
      </w:r>
      <w:r w:rsidR="0015655A">
        <w:t xml:space="preserve"> </w:t>
      </w:r>
      <w:r>
        <w:t xml:space="preserve">with </w:t>
      </w:r>
      <w:r w:rsidR="00BC1272">
        <w:t xml:space="preserve">the </w:t>
      </w:r>
      <w:r w:rsidR="00737DAE">
        <w:t>required</w:t>
      </w:r>
      <w:r>
        <w:t xml:space="preserve"> </w:t>
      </w:r>
      <w:r w:rsidR="00E33B99">
        <w:t xml:space="preserve">driving </w:t>
      </w:r>
      <w:r>
        <w:t xml:space="preserve">vision </w:t>
      </w:r>
      <w:r w:rsidR="0015655A">
        <w:t>can only see</w:t>
      </w:r>
      <w:r w:rsidR="00C51CE3">
        <w:t xml:space="preserve"> </w:t>
      </w:r>
      <w:r w:rsidR="00287123">
        <w:t xml:space="preserve">the road </w:t>
      </w:r>
      <w:r w:rsidR="00E33B99">
        <w:t>approximately</w:t>
      </w:r>
      <w:r w:rsidR="00C51CE3">
        <w:t xml:space="preserve"> </w:t>
      </w:r>
      <w:r w:rsidR="006062D9">
        <w:t>500</w:t>
      </w:r>
      <w:r w:rsidR="00C51CE3">
        <w:t>m</w:t>
      </w:r>
      <w:r w:rsidR="0015655A">
        <w:t xml:space="preserve"> </w:t>
      </w:r>
      <w:r w:rsidR="00287123">
        <w:t xml:space="preserve">ahead </w:t>
      </w:r>
      <w:r w:rsidR="0015655A">
        <w:t xml:space="preserve">even </w:t>
      </w:r>
      <w:r w:rsidR="00BC1272">
        <w:t>o</w:t>
      </w:r>
      <w:r w:rsidR="0015655A">
        <w:t xml:space="preserve">n </w:t>
      </w:r>
      <w:r w:rsidR="00BC1272">
        <w:t>a</w:t>
      </w:r>
      <w:r w:rsidR="0015655A">
        <w:t xml:space="preserve"> clear day</w:t>
      </w:r>
      <w:r>
        <w:t xml:space="preserve"> when driving</w:t>
      </w:r>
      <w:r w:rsidR="00302C1F">
        <w:t xml:space="preserve"> </w:t>
      </w:r>
      <w:r w:rsidR="00FB596D" w:rsidRPr="00F02752">
        <w:rPr>
          <w:highlight w:val="yellow"/>
        </w:rPr>
        <w:t>[ref]</w:t>
      </w:r>
      <w:r w:rsidR="000103D1" w:rsidRPr="00F02752">
        <w:rPr>
          <w:highlight w:val="yellow"/>
        </w:rPr>
        <w:t>.</w:t>
      </w:r>
      <w:r w:rsidR="00737DAE">
        <w:t xml:space="preserve"> </w:t>
      </w:r>
      <w:r w:rsidR="00CD7B83">
        <w:t>Unfortunately, the visibility reduces a lot</w:t>
      </w:r>
      <w:r w:rsidR="00737DAE">
        <w:t xml:space="preserve"> </w:t>
      </w:r>
      <w:r w:rsidR="00C452CA">
        <w:t xml:space="preserve">during </w:t>
      </w:r>
      <w:r w:rsidR="00C452CA" w:rsidRPr="00C452CA">
        <w:t>darkness</w:t>
      </w:r>
      <w:r w:rsidR="00C452CA">
        <w:t xml:space="preserve"> </w:t>
      </w:r>
      <w:r w:rsidR="00771AF6">
        <w:t>and</w:t>
      </w:r>
      <w:r w:rsidR="00CD7B83">
        <w:t xml:space="preserve"> adverse </w:t>
      </w:r>
      <w:r w:rsidR="00EA7D31">
        <w:t>weather, such</w:t>
      </w:r>
      <w:r w:rsidR="00701AFE">
        <w:t xml:space="preserve"> as fog, rain, and snow, </w:t>
      </w:r>
      <w:r w:rsidR="00CD7B83">
        <w:t xml:space="preserve">where </w:t>
      </w:r>
      <w:r w:rsidR="00737DAE">
        <w:t xml:space="preserve">dangerous road condition </w:t>
      </w:r>
      <w:r w:rsidR="00CD7B83">
        <w:t>occurs.</w:t>
      </w:r>
      <w:r w:rsidR="001A100E">
        <w:t xml:space="preserve"> Besides,</w:t>
      </w:r>
      <w:r w:rsidR="00051B18">
        <w:t xml:space="preserve"> the driver</w:t>
      </w:r>
      <w:r w:rsidR="00A64785">
        <w:t xml:space="preserve">’s sight is limited at </w:t>
      </w:r>
      <w:r w:rsidR="001A6AE6">
        <w:t xml:space="preserve">path </w:t>
      </w:r>
      <w:r w:rsidR="00A64785">
        <w:t>corners and hill</w:t>
      </w:r>
      <w:r w:rsidR="008A5681">
        <w:t>s</w:t>
      </w:r>
      <w:r w:rsidR="00A64785">
        <w:t>.</w:t>
      </w:r>
      <w:r w:rsidR="001A100E">
        <w:t xml:space="preserve"> </w:t>
      </w:r>
      <w:r w:rsidR="00B35D26">
        <w:t>Thus,</w:t>
      </w:r>
      <w:r w:rsidR="001A100E">
        <w:t xml:space="preserve"> the preview </w:t>
      </w:r>
      <w:r w:rsidR="003B527E">
        <w:t xml:space="preserve">of road friction </w:t>
      </w:r>
      <w:r w:rsidR="00EF1DA1">
        <w:t xml:space="preserve">could help </w:t>
      </w:r>
      <w:r w:rsidR="00C452CA">
        <w:t xml:space="preserve">a lot </w:t>
      </w:r>
      <w:r w:rsidR="00EF1DA1">
        <w:t>for</w:t>
      </w:r>
      <w:r w:rsidR="00C452CA">
        <w:t xml:space="preserve"> the driver to take action proactively</w:t>
      </w:r>
      <w:r w:rsidR="00615284">
        <w:t>.</w:t>
      </w:r>
    </w:p>
    <w:p w14:paraId="65871D0D" w14:textId="77777777" w:rsidR="00780C10" w:rsidRDefault="00980E2A" w:rsidP="00780C10">
      <w:pPr>
        <w:pStyle w:val="Heading1"/>
        <w:spacing w:before="120" w:after="120"/>
      </w:pPr>
      <w:r>
        <w:t>Application Case</w:t>
      </w:r>
      <w:r w:rsidR="00BC037E">
        <w:t xml:space="preserve"> and Simulation Results</w:t>
      </w:r>
    </w:p>
    <w:p w14:paraId="717D31B0" w14:textId="77777777" w:rsidR="00764E20" w:rsidRDefault="00764E20" w:rsidP="00764E20">
      <w:pPr>
        <w:pStyle w:val="BodyText"/>
        <w:rPr>
          <w:lang w:eastAsia="zh-CN"/>
        </w:rPr>
      </w:pPr>
      <w:r>
        <w:t xml:space="preserve">This work presents an application case to demonstrate the </w:t>
      </w:r>
      <w:r w:rsidRPr="009B358D">
        <w:rPr>
          <w:lang w:eastAsia="zh-CN"/>
        </w:rPr>
        <w:t xml:space="preserve">efficacy of </w:t>
      </w:r>
      <w:r>
        <w:rPr>
          <w:lang w:eastAsia="zh-CN"/>
        </w:rPr>
        <w:t xml:space="preserve">velocity profile planning. In this </w:t>
      </w:r>
      <w:r w:rsidRPr="009B358D">
        <w:rPr>
          <w:lang w:eastAsia="zh-CN"/>
        </w:rPr>
        <w:t>case</w:t>
      </w:r>
      <w:r>
        <w:rPr>
          <w:lang w:eastAsia="zh-CN"/>
        </w:rPr>
        <w:t>, a</w:t>
      </w:r>
      <w:r w:rsidRPr="009B358D">
        <w:rPr>
          <w:lang w:eastAsia="zh-CN"/>
        </w:rPr>
        <w:t xml:space="preserve"> vehicle is navigating </w:t>
      </w:r>
      <w:r>
        <w:rPr>
          <w:lang w:eastAsia="zh-CN"/>
        </w:rPr>
        <w:t>following the path shown in Fig.4</w:t>
      </w:r>
      <w:r w:rsidRPr="009B358D">
        <w:rPr>
          <w:lang w:eastAsia="zh-CN"/>
        </w:rPr>
        <w:t xml:space="preserve"> with changing friction conditions</w:t>
      </w:r>
      <w:r>
        <w:rPr>
          <w:lang w:eastAsia="zh-CN"/>
        </w:rPr>
        <w:t xml:space="preserve">. </w:t>
      </w:r>
    </w:p>
    <w:p w14:paraId="7042B421" w14:textId="74B222B1"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p>
    <w:p w14:paraId="695426C3" w14:textId="624FACD8" w:rsidR="001B19EB" w:rsidRDefault="00EC5A0F" w:rsidP="00F01A9D">
      <w:pPr>
        <w:pStyle w:val="BodyText"/>
        <w:rPr>
          <w:lang w:eastAsia="zh-CN"/>
        </w:rPr>
      </w:pPr>
      <w:r>
        <w:rPr>
          <w:lang w:eastAsia="zh-CN"/>
        </w:rPr>
        <w:t>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The controller </w:t>
      </w:r>
      <w:r w:rsidR="0068318C">
        <w:rPr>
          <w:lang w:eastAsia="zh-CN"/>
        </w:rPr>
        <w:t>can follow the path well</w:t>
      </w:r>
      <w:r w:rsidR="00AE6CF8">
        <w:rPr>
          <w:lang w:eastAsia="zh-CN"/>
        </w:rPr>
        <w:t xml:space="preserve"> with the preview of friction. </w:t>
      </w:r>
      <w:r w:rsidR="00511B5C">
        <w:rPr>
          <w:lang w:eastAsia="zh-CN"/>
        </w:rPr>
        <w:t>Use adjusting paramete</w:t>
      </w:r>
      <w:r w:rsidR="00511B5C" w:rsidRPr="00DD35DA">
        <w:rPr>
          <w:lang w:eastAsia="zh-CN"/>
        </w:rPr>
        <w:t>r λ</w:t>
      </w:r>
      <w:r w:rsidR="00511B5C">
        <w:rPr>
          <w:lang w:eastAsia="zh-CN"/>
        </w:rPr>
        <w:t>=0.5</w:t>
      </w:r>
      <w:r w:rsidR="00BC500F">
        <w:rPr>
          <w:lang w:eastAsia="zh-CN"/>
        </w:rPr>
        <w:t xml:space="preserve"> for a non-aggressive driver style.</w:t>
      </w:r>
    </w:p>
    <w:p w14:paraId="5B3D776D" w14:textId="6D9F230E" w:rsidR="001B19EB" w:rsidRDefault="00D14FFE" w:rsidP="002059B8">
      <w:pPr>
        <w:pStyle w:val="Text"/>
        <w:ind w:firstLine="0"/>
      </w:pPr>
      <w:r>
        <w:rPr>
          <w:noProof/>
        </w:rPr>
        <mc:AlternateContent>
          <mc:Choice Requires="wps">
            <w:drawing>
              <wp:inline distT="0" distB="0" distL="0" distR="0" wp14:anchorId="0B58DC66" wp14:editId="7421DE13">
                <wp:extent cx="3086100" cy="3178629"/>
                <wp:effectExtent l="0" t="0" r="0" b="3175"/>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178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F32E4" w14:textId="1356BE2F" w:rsidR="00EA3036" w:rsidRDefault="00EA3036" w:rsidP="00915160">
                            <w:pPr>
                              <w:pStyle w:val="figurecaption"/>
                              <w:numPr>
                                <w:ilvl w:val="0"/>
                                <w:numId w:val="0"/>
                              </w:numPr>
                              <w:spacing w:before="0" w:after="120"/>
                              <w:ind w:leftChars="-1" w:left="-2"/>
                            </w:pPr>
                            <w:r w:rsidRPr="00C85A44">
                              <w:drawing>
                                <wp:inline distT="0" distB="0" distL="0" distR="0" wp14:anchorId="2EE6FC0A" wp14:editId="2A372EB9">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F4E24C0" w14:textId="1E2A454E" w:rsidR="00EA3036" w:rsidRDefault="00EA3036"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2"/>
                                          <a:stretch>
                                            <a:fillRect/>
                                          </a:stretch>
                                        </pic:blipFill>
                                        <pic:spPr>
                                          <a:xfrm>
                                            <a:off x="0" y="0"/>
                                            <a:ext cx="2926397" cy="1071659"/>
                                          </a:xfrm>
                                          <a:prstGeom prst="rect">
                                            <a:avLst/>
                                          </a:prstGeom>
                                        </pic:spPr>
                                      </pic:pic>
                                    </a:graphicData>
                                  </a:graphic>
                                </wp:inline>
                              </w:drawing>
                            </w:r>
                          </w:p>
                          <w:p w14:paraId="32F03DBB" w14:textId="5F0846B8" w:rsidR="00EA3036" w:rsidRDefault="00EA3036" w:rsidP="00915160">
                            <w:pPr>
                              <w:pStyle w:val="figurecaption"/>
                              <w:numPr>
                                <w:ilvl w:val="0"/>
                                <w:numId w:val="0"/>
                              </w:numPr>
                              <w:jc w:val="both"/>
                            </w:pPr>
                            <w:r>
                              <w:t>Figure 10.</w:t>
                            </w:r>
                            <w:r w:rsidRPr="003D2D22">
                              <w:rPr>
                                <w:color w:val="FF0000"/>
                              </w:rPr>
                              <w:t xml:space="preserve"> </w:t>
                            </w:r>
                            <w:r w:rsidRPr="003D2D22">
                              <w:rPr>
                                <w:color w:val="FF0000"/>
                                <w:highlight w:val="yellow"/>
                              </w:rPr>
                              <w:t>(this plot is just an example, a correct one will be added)</w:t>
                            </w:r>
                            <w:r>
                              <w:t xml:space="preserve"> T</w:t>
                            </w:r>
                            <w:r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5" type="#_x0000_t202" style="width:243pt;height:2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" stroked="f">
                <v:textbox>
                  <w:txbxContent>
                    <w:p w14:paraId="671F32E4" w14:textId="1356BE2F" w:rsidR="00EA3036" w:rsidRDefault="00EA3036" w:rsidP="00915160">
                      <w:pPr>
                        <w:pStyle w:val="figurecaption"/>
                        <w:numPr>
                          <w:ilvl w:val="0"/>
                          <w:numId w:val="0"/>
                        </w:numPr>
                        <w:spacing w:before="0" w:after="120"/>
                        <w:ind w:leftChars="-1" w:left="-2"/>
                      </w:pPr>
                      <w:r w:rsidRPr="00C85A44">
                        <w:drawing>
                          <wp:inline distT="0" distB="0" distL="0" distR="0" wp14:anchorId="2EE6FC0A" wp14:editId="2A372EB9">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F4E24C0" w14:textId="1E2A454E" w:rsidR="00EA3036" w:rsidRDefault="00EA3036"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2"/>
                                    <a:stretch>
                                      <a:fillRect/>
                                    </a:stretch>
                                  </pic:blipFill>
                                  <pic:spPr>
                                    <a:xfrm>
                                      <a:off x="0" y="0"/>
                                      <a:ext cx="2926397" cy="1071659"/>
                                    </a:xfrm>
                                    <a:prstGeom prst="rect">
                                      <a:avLst/>
                                    </a:prstGeom>
                                  </pic:spPr>
                                </pic:pic>
                              </a:graphicData>
                            </a:graphic>
                          </wp:inline>
                        </w:drawing>
                      </w:r>
                    </w:p>
                    <w:p w14:paraId="32F03DBB" w14:textId="5F0846B8" w:rsidR="00EA3036" w:rsidRDefault="00EA3036" w:rsidP="00915160">
                      <w:pPr>
                        <w:pStyle w:val="figurecaption"/>
                        <w:numPr>
                          <w:ilvl w:val="0"/>
                          <w:numId w:val="0"/>
                        </w:numPr>
                        <w:jc w:val="both"/>
                      </w:pPr>
                      <w:r>
                        <w:t>Figure 10.</w:t>
                      </w:r>
                      <w:r w:rsidRPr="003D2D22">
                        <w:rPr>
                          <w:color w:val="FF0000"/>
                        </w:rPr>
                        <w:t xml:space="preserve"> </w:t>
                      </w:r>
                      <w:r w:rsidRPr="003D2D22">
                        <w:rPr>
                          <w:color w:val="FF0000"/>
                          <w:highlight w:val="yellow"/>
                        </w:rPr>
                        <w:t>(this plot is just an example, a correct one will be added)</w:t>
                      </w:r>
                      <w:r>
                        <w:t xml:space="preserve"> T</w:t>
                      </w:r>
                      <w:r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4075A6EC" w14:textId="6F099853" w:rsidR="00C2692F" w:rsidRDefault="00C2692F">
      <w:pPr>
        <w:pStyle w:val="Heading1"/>
      </w:pPr>
      <w:r>
        <w:t>Conclusio</w:t>
      </w:r>
      <w:r w:rsidR="007403C6">
        <w:t>n</w:t>
      </w:r>
      <w:r w:rsidR="00101CBC">
        <w:t xml:space="preserve"> and Future Work</w:t>
      </w:r>
    </w:p>
    <w:p w14:paraId="49807F9F" w14:textId="2903C17B" w:rsidR="009E227C" w:rsidRDefault="00446DAA">
      <w:pPr>
        <w:pStyle w:val="Text"/>
        <w:rPr>
          <w:rFonts w:eastAsiaTheme="minorEastAsia"/>
        </w:rPr>
      </w:pPr>
      <w:r>
        <w:t>In this paper, we</w:t>
      </w:r>
      <w:r w:rsidR="00856072">
        <w:rPr>
          <w:rFonts w:eastAsiaTheme="minorEastAsia"/>
        </w:rPr>
        <w:t xml:space="preserve"> present a method for planning longitudinal speed profiles for </w:t>
      </w:r>
      <w:r w:rsidR="00856072" w:rsidRPr="00734C8A">
        <w:rPr>
          <w:rFonts w:eastAsiaTheme="minorEastAsia"/>
        </w:rPr>
        <w:t>CAVs</w:t>
      </w:r>
      <w:r w:rsidR="00856072">
        <w:rPr>
          <w:rFonts w:eastAsiaTheme="minorEastAsia"/>
        </w:rPr>
        <w:t xml:space="preserve"> that have previewed information about </w:t>
      </w:r>
      <w:r w:rsidR="00856072" w:rsidRPr="00734C8A">
        <w:rPr>
          <w:rFonts w:eastAsiaTheme="minorEastAsia"/>
        </w:rPr>
        <w:t xml:space="preserve">road </w:t>
      </w:r>
      <w:r w:rsidR="00856072">
        <w:rPr>
          <w:rFonts w:eastAsiaTheme="minorEastAsia"/>
        </w:rPr>
        <w:t xml:space="preserve">geometry and </w:t>
      </w:r>
      <w:r w:rsidR="00856072" w:rsidRPr="00734C8A">
        <w:rPr>
          <w:rFonts w:eastAsiaTheme="minorEastAsia"/>
        </w:rPr>
        <w:t xml:space="preserve">friction </w:t>
      </w:r>
      <w:r w:rsidR="00856072">
        <w:rPr>
          <w:rFonts w:eastAsiaTheme="minorEastAsia"/>
        </w:rPr>
        <w:t>conditions</w:t>
      </w:r>
      <w:r w:rsidR="00856072" w:rsidRPr="00734C8A">
        <w:rPr>
          <w:rFonts w:eastAsiaTheme="minorEastAsia"/>
        </w:rPr>
        <w:t>.</w:t>
      </w:r>
      <w:r w:rsidR="00856072">
        <w:rPr>
          <w:rFonts w:eastAsiaTheme="minorEastAsia"/>
        </w:rPr>
        <w:t xml:space="preserve"> </w:t>
      </w:r>
      <w:r w:rsidR="00856072">
        <w:t xml:space="preserve">The idea of preview is to extend individual intelligence with network intelligence. </w:t>
      </w:r>
      <w:r w:rsidR="00856072">
        <w:rPr>
          <w:rFonts w:eastAsiaTheme="minorEastAsia"/>
        </w:rPr>
        <w:t xml:space="preserve"> The longitudinal speed planning is to develop an analytical solution to the allowable velocity profile that prevents departure from the friction ellipse.</w:t>
      </w:r>
      <w:r w:rsidR="00177ECC">
        <w:rPr>
          <w:rFonts w:eastAsiaTheme="minorEastAsia"/>
        </w:rPr>
        <w:t xml:space="preserve"> </w:t>
      </w:r>
      <w:r w:rsidR="00856072">
        <w:rPr>
          <w:rFonts w:eastAsiaTheme="minorEastAsia"/>
        </w:rPr>
        <w:t>T</w:t>
      </w:r>
      <w:r w:rsidR="00856072" w:rsidRPr="00734C8A">
        <w:rPr>
          <w:rFonts w:eastAsiaTheme="minorEastAsia"/>
        </w:rPr>
        <w:t xml:space="preserve">he </w:t>
      </w:r>
      <w:r w:rsidR="00856072">
        <w:rPr>
          <w:rFonts w:eastAsiaTheme="minorEastAsia"/>
        </w:rPr>
        <w:t xml:space="preserve">results further define the relationship between the minimum </w:t>
      </w:r>
      <w:r w:rsidR="00856072" w:rsidRPr="00734C8A">
        <w:rPr>
          <w:rFonts w:eastAsiaTheme="minorEastAsia"/>
        </w:rPr>
        <w:t>preview distance</w:t>
      </w:r>
      <w:r w:rsidR="00856072">
        <w:rPr>
          <w:rFonts w:eastAsiaTheme="minorEastAsia"/>
        </w:rPr>
        <w:t xml:space="preserve"> and longitudinal velocity limits that </w:t>
      </w:r>
      <w:r w:rsidR="00856072" w:rsidRPr="00734C8A">
        <w:rPr>
          <w:rFonts w:eastAsiaTheme="minorEastAsia"/>
        </w:rPr>
        <w:t xml:space="preserve">ensure the vehicle has sufficient time to take action for upcoming hazardous situations. </w:t>
      </w:r>
      <w:r w:rsidR="00177ECC">
        <w:rPr>
          <w:rFonts w:eastAsiaTheme="minorEastAsia"/>
        </w:rPr>
        <w:t>T</w:t>
      </w:r>
      <w:r w:rsidR="00177ECC" w:rsidRPr="00734C8A">
        <w:rPr>
          <w:rFonts w:eastAsiaTheme="minorEastAsia"/>
        </w:rPr>
        <w:t>he effic</w:t>
      </w:r>
      <w:r w:rsidR="00177ECC">
        <w:rPr>
          <w:rFonts w:eastAsiaTheme="minorEastAsia"/>
        </w:rPr>
        <w:t>a</w:t>
      </w:r>
      <w:r w:rsidR="00177ECC" w:rsidRPr="00734C8A">
        <w:rPr>
          <w:rFonts w:eastAsiaTheme="minorEastAsia"/>
        </w:rPr>
        <w:t xml:space="preserve">cy of </w:t>
      </w:r>
      <w:r w:rsidR="00177ECC">
        <w:rPr>
          <w:rFonts w:eastAsiaTheme="minorEastAsia"/>
        </w:rPr>
        <w:t>the algorithm</w:t>
      </w:r>
      <w:r w:rsidR="00177ECC" w:rsidRPr="00734C8A">
        <w:rPr>
          <w:rFonts w:eastAsiaTheme="minorEastAsia"/>
        </w:rPr>
        <w:t xml:space="preserve"> is demonstrated through an application case where a vehicle </w:t>
      </w:r>
      <w:r w:rsidR="00177ECC">
        <w:rPr>
          <w:rFonts w:eastAsiaTheme="minorEastAsia"/>
        </w:rPr>
        <w:t xml:space="preserve">is </w:t>
      </w:r>
      <w:r w:rsidR="00177ECC" w:rsidRPr="00A122FE">
        <w:rPr>
          <w:rFonts w:eastAsiaTheme="minorEastAsia"/>
        </w:rPr>
        <w:t xml:space="preserve">navigating </w:t>
      </w:r>
      <w:r w:rsidR="00177ECC">
        <w:rPr>
          <w:rFonts w:eastAsiaTheme="minorEastAsia"/>
        </w:rPr>
        <w:t>curvy roads with changing friction conditions at maximum speeds</w:t>
      </w:r>
      <w:r w:rsidR="002A5333">
        <w:rPr>
          <w:rFonts w:eastAsiaTheme="minorEastAsia"/>
        </w:rPr>
        <w:t>.</w:t>
      </w:r>
    </w:p>
    <w:p w14:paraId="27A7F4EE" w14:textId="309AFDF4" w:rsidR="00AC1454" w:rsidRDefault="00F3162B">
      <w:pPr>
        <w:pStyle w:val="Text"/>
      </w:pPr>
      <w:r w:rsidRPr="00F3162B">
        <w:rPr>
          <w:lang w:eastAsia="zh-CN"/>
        </w:rPr>
        <w:t xml:space="preserve">For the preview distance, this paper just </w:t>
      </w:r>
      <w:r>
        <w:rPr>
          <w:lang w:eastAsia="zh-CN"/>
        </w:rPr>
        <w:t>presents</w:t>
      </w:r>
      <w:r w:rsidRPr="00F3162B">
        <w:rPr>
          <w:lang w:eastAsia="zh-CN"/>
        </w:rPr>
        <w:t xml:space="preserve"> </w:t>
      </w:r>
      <w:r>
        <w:rPr>
          <w:lang w:eastAsia="zh-CN"/>
        </w:rPr>
        <w:t>the</w:t>
      </w:r>
      <w:r w:rsidRPr="00F3162B">
        <w:rPr>
          <w:lang w:eastAsia="zh-CN"/>
        </w:rPr>
        <w:t xml:space="preserve"> most conservative results.</w:t>
      </w:r>
      <w:r w:rsidR="001C7A27">
        <w:rPr>
          <w:lang w:eastAsia="zh-CN"/>
        </w:rPr>
        <w:t xml:space="preserve"> In the future, a more precise and </w:t>
      </w:r>
      <w:r w:rsidR="00E9308D">
        <w:rPr>
          <w:lang w:eastAsia="zh-CN"/>
        </w:rPr>
        <w:t>less conservative</w:t>
      </w:r>
      <w:r w:rsidR="001C7A27">
        <w:rPr>
          <w:lang w:eastAsia="zh-CN"/>
        </w:rPr>
        <w:t xml:space="preserve"> preview distance can be analyzed. </w:t>
      </w:r>
      <w:r w:rsidR="00C1680C">
        <w:rPr>
          <w:lang w:eastAsia="zh-CN"/>
        </w:rPr>
        <w:t>Besides, it is worth exploring the s</w:t>
      </w:r>
      <w:r w:rsidR="00C1680C">
        <w:t>peed profile dependency on the preview distance as intuitively t</w:t>
      </w:r>
      <w:r w:rsidR="00C1680C">
        <w:rPr>
          <w:lang w:eastAsia="zh-CN"/>
        </w:rPr>
        <w:t xml:space="preserve">he vehicle needs to move slower if with less </w:t>
      </w:r>
      <w:r w:rsidR="00C1680C" w:rsidRPr="00357D96">
        <w:rPr>
          <w:lang w:eastAsia="zh-CN"/>
        </w:rPr>
        <w:t>visibility</w:t>
      </w:r>
      <w:r w:rsidR="00C1680C">
        <w:rPr>
          <w:lang w:eastAsia="zh-CN"/>
        </w:rPr>
        <w:t>. Another interesting topic is to</w:t>
      </w:r>
      <w:r w:rsidR="00E9308D">
        <w:rPr>
          <w:lang w:eastAsia="zh-CN"/>
        </w:rPr>
        <w:t xml:space="preserve"> study</w:t>
      </w:r>
      <w:r w:rsidR="002338A0">
        <w:rPr>
          <w:lang w:eastAsia="zh-CN"/>
        </w:rPr>
        <w:t xml:space="preserve"> </w:t>
      </w:r>
      <w:r w:rsidR="00E9308D">
        <w:rPr>
          <w:lang w:eastAsia="zh-CN"/>
        </w:rPr>
        <w:t xml:space="preserve">the preview and control problem for </w:t>
      </w:r>
      <w:r w:rsidR="002338A0">
        <w:rPr>
          <w:lang w:eastAsia="zh-CN"/>
        </w:rPr>
        <w:t>th</w:t>
      </w:r>
      <w:r w:rsidR="002338A0" w:rsidRPr="00F40843">
        <w:rPr>
          <w:lang w:eastAsia="zh-CN"/>
        </w:rPr>
        <w:t>e</w:t>
      </w:r>
      <w:r w:rsidR="002A5333" w:rsidRPr="00F40843">
        <w:rPr>
          <w:lang w:eastAsia="zh-CN"/>
        </w:rPr>
        <w:t xml:space="preserve"> </w:t>
      </w:r>
      <w:r w:rsidR="002338A0" w:rsidRPr="00A524DC">
        <w:rPr>
          <w:lang w:eastAsia="zh-CN"/>
        </w:rPr>
        <w:t xml:space="preserve">friction split </w:t>
      </w:r>
      <w:r w:rsidR="00221DBC">
        <w:rPr>
          <w:lang w:eastAsia="zh-CN"/>
        </w:rPr>
        <w:t>situation</w:t>
      </w:r>
      <w:r w:rsidR="00A524DC">
        <w:rPr>
          <w:lang w:eastAsia="zh-CN"/>
        </w:rPr>
        <w:t xml:space="preserve">, </w:t>
      </w:r>
      <w:r w:rsidR="006D7A30">
        <w:rPr>
          <w:lang w:eastAsia="zh-CN"/>
        </w:rPr>
        <w:t>i.e.,</w:t>
      </w:r>
      <w:r w:rsidR="00A524DC">
        <w:rPr>
          <w:lang w:eastAsia="zh-CN"/>
        </w:rPr>
        <w:t xml:space="preserve"> vehicle tires operate on the different friction scenario</w:t>
      </w:r>
      <w:r w:rsidR="00221DBC">
        <w:rPr>
          <w:lang w:eastAsia="zh-CN"/>
        </w:rPr>
        <w:t>s</w:t>
      </w:r>
      <w:r w:rsidR="00223725" w:rsidRPr="00F40843">
        <w:rPr>
          <w:lang w:eastAsia="zh-CN"/>
        </w:rPr>
        <w:t xml:space="preserve">. </w: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3913D27D" w14:textId="50D800B0" w:rsidR="00795A9A" w:rsidRPr="00795A9A" w:rsidRDefault="00F6385D" w:rsidP="00795A9A">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795A9A" w:rsidRPr="00795A9A">
        <w:rPr>
          <w:noProof/>
          <w:sz w:val="16"/>
          <w:szCs w:val="24"/>
        </w:rPr>
        <w:t>[1]</w:t>
      </w:r>
      <w:r w:rsidR="00795A9A" w:rsidRPr="00795A9A">
        <w:rPr>
          <w:noProof/>
          <w:sz w:val="16"/>
          <w:szCs w:val="24"/>
        </w:rPr>
        <w:tab/>
        <w:t xml:space="preserve">L. Yu, S. Zheng, Y. Dai, L. Abi, X. Liu, and S. Cheng, “A feedback-feedforward steering controller designed for vehicle </w:t>
      </w:r>
      <w:r w:rsidR="00795A9A" w:rsidRPr="00795A9A">
        <w:rPr>
          <w:noProof/>
          <w:sz w:val="16"/>
          <w:szCs w:val="24"/>
        </w:rPr>
        <w:lastRenderedPageBreak/>
        <w:t xml:space="preserve">lane keeping in hard-braking manoeuvres on split-μ roads,” </w:t>
      </w:r>
      <w:r w:rsidR="00795A9A" w:rsidRPr="00795A9A">
        <w:rPr>
          <w:i/>
          <w:iCs/>
          <w:noProof/>
          <w:sz w:val="16"/>
          <w:szCs w:val="24"/>
        </w:rPr>
        <w:t>Veh. Syst. Dyn.</w:t>
      </w:r>
      <w:r w:rsidR="00795A9A" w:rsidRPr="00795A9A">
        <w:rPr>
          <w:noProof/>
          <w:sz w:val="16"/>
          <w:szCs w:val="24"/>
        </w:rPr>
        <w:t>, 2021, doi: 10.1080/00423114.2020.1869274.</w:t>
      </w:r>
    </w:p>
    <w:p w14:paraId="487EC6F9" w14:textId="77777777" w:rsidR="00795A9A" w:rsidRPr="00795A9A" w:rsidRDefault="00795A9A" w:rsidP="00795A9A">
      <w:pPr>
        <w:adjustRightInd w:val="0"/>
        <w:ind w:left="640" w:hanging="640"/>
        <w:rPr>
          <w:noProof/>
          <w:sz w:val="16"/>
          <w:szCs w:val="24"/>
        </w:rPr>
      </w:pPr>
      <w:r w:rsidRPr="00795A9A">
        <w:rPr>
          <w:noProof/>
          <w:sz w:val="16"/>
          <w:szCs w:val="24"/>
        </w:rPr>
        <w:t>[2]</w:t>
      </w:r>
      <w:r w:rsidRPr="00795A9A">
        <w:rPr>
          <w:noProof/>
          <w:sz w:val="16"/>
          <w:szCs w:val="24"/>
        </w:rPr>
        <w:tab/>
        <w:t xml:space="preserve">L. Li, “PID PLUS FUZZY LOGIC METHOD FOR TORQUE CONTROL IN TRACTION CONTROL SYSTEM,” </w:t>
      </w:r>
      <w:r w:rsidRPr="00795A9A">
        <w:rPr>
          <w:i/>
          <w:iCs/>
          <w:noProof/>
          <w:sz w:val="16"/>
          <w:szCs w:val="24"/>
        </w:rPr>
        <w:t>Int. J. Automot. Technol.</w:t>
      </w:r>
      <w:r w:rsidRPr="00795A9A">
        <w:rPr>
          <w:noProof/>
          <w:sz w:val="16"/>
          <w:szCs w:val="24"/>
        </w:rPr>
        <w:t>, vol. 13, no. 3, pp. 441–450, 2012, doi: 10.1007/s12239.</w:t>
      </w:r>
    </w:p>
    <w:p w14:paraId="42A415D3" w14:textId="77777777" w:rsidR="00795A9A" w:rsidRPr="00795A9A" w:rsidRDefault="00795A9A" w:rsidP="00795A9A">
      <w:pPr>
        <w:adjustRightInd w:val="0"/>
        <w:ind w:left="640" w:hanging="640"/>
        <w:rPr>
          <w:noProof/>
          <w:sz w:val="16"/>
          <w:szCs w:val="24"/>
        </w:rPr>
      </w:pPr>
      <w:r w:rsidRPr="00795A9A">
        <w:rPr>
          <w:noProof/>
          <w:sz w:val="16"/>
          <w:szCs w:val="24"/>
        </w:rPr>
        <w:t>[3]</w:t>
      </w:r>
      <w:r w:rsidRPr="00795A9A">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795A9A">
        <w:rPr>
          <w:i/>
          <w:iCs/>
          <w:noProof/>
          <w:sz w:val="16"/>
          <w:szCs w:val="24"/>
        </w:rPr>
        <w:t>Veh. Syst. Dyn.</w:t>
      </w:r>
      <w:r w:rsidRPr="00795A9A">
        <w:rPr>
          <w:noProof/>
          <w:sz w:val="16"/>
          <w:szCs w:val="24"/>
        </w:rPr>
        <w:t>, vol. 55, no. 8, pp. 1143–1188, 2017, doi: 10.1080/00423114.2017.1305114.</w:t>
      </w:r>
    </w:p>
    <w:p w14:paraId="2BE6118D" w14:textId="77777777" w:rsidR="00795A9A" w:rsidRPr="00795A9A" w:rsidRDefault="00795A9A" w:rsidP="00795A9A">
      <w:pPr>
        <w:adjustRightInd w:val="0"/>
        <w:ind w:left="640" w:hanging="640"/>
        <w:rPr>
          <w:noProof/>
          <w:sz w:val="16"/>
          <w:szCs w:val="24"/>
        </w:rPr>
      </w:pPr>
      <w:r w:rsidRPr="00795A9A">
        <w:rPr>
          <w:noProof/>
          <w:sz w:val="16"/>
          <w:szCs w:val="24"/>
        </w:rPr>
        <w:t>[4]</w:t>
      </w:r>
      <w:r w:rsidRPr="00795A9A">
        <w:rPr>
          <w:noProof/>
          <w:sz w:val="16"/>
          <w:szCs w:val="24"/>
        </w:rPr>
        <w:tab/>
        <w:t xml:space="preserve">C. E. Beal and C. Boyd, “Coupled lateral-longitudinal vehicle dynamics and control design with three-dimensional state portraits,” </w:t>
      </w:r>
      <w:r w:rsidRPr="00795A9A">
        <w:rPr>
          <w:i/>
          <w:iCs/>
          <w:noProof/>
          <w:sz w:val="16"/>
          <w:szCs w:val="24"/>
        </w:rPr>
        <w:t>Veh. Syst. Dyn.</w:t>
      </w:r>
      <w:r w:rsidRPr="00795A9A">
        <w:rPr>
          <w:noProof/>
          <w:sz w:val="16"/>
          <w:szCs w:val="24"/>
        </w:rPr>
        <w:t>, vol. 57, no. 2, pp. 286–313, 2019, doi: 10.1080/00423114.2018.1467019.</w:t>
      </w:r>
    </w:p>
    <w:p w14:paraId="343C1628" w14:textId="77777777" w:rsidR="00795A9A" w:rsidRPr="00795A9A" w:rsidRDefault="00795A9A" w:rsidP="00795A9A">
      <w:pPr>
        <w:adjustRightInd w:val="0"/>
        <w:ind w:left="640" w:hanging="640"/>
        <w:rPr>
          <w:noProof/>
          <w:sz w:val="16"/>
          <w:szCs w:val="24"/>
        </w:rPr>
      </w:pPr>
      <w:r w:rsidRPr="00795A9A">
        <w:rPr>
          <w:noProof/>
          <w:sz w:val="16"/>
          <w:szCs w:val="24"/>
        </w:rPr>
        <w:t>[5]</w:t>
      </w:r>
      <w:r w:rsidRPr="00795A9A">
        <w:rPr>
          <w:noProof/>
          <w:sz w:val="16"/>
          <w:szCs w:val="24"/>
        </w:rPr>
        <w:tab/>
        <w:t xml:space="preserve">C. G. Bobier-Tiu, C. E. Beal, J. C. Kegelman, R. Y. Hindiyeh, and J. C. Gerdes, “Vehicle control synthesis using phase portraits of planar dynamics,” </w:t>
      </w:r>
      <w:r w:rsidRPr="00795A9A">
        <w:rPr>
          <w:i/>
          <w:iCs/>
          <w:noProof/>
          <w:sz w:val="16"/>
          <w:szCs w:val="24"/>
        </w:rPr>
        <w:t>Veh. Syst. Dyn.</w:t>
      </w:r>
      <w:r w:rsidRPr="00795A9A">
        <w:rPr>
          <w:noProof/>
          <w:sz w:val="16"/>
          <w:szCs w:val="24"/>
        </w:rPr>
        <w:t>, vol. 57, no. 9, pp. 1318–1337, 2019, doi: 10.1080/00423114.2018.1502456.</w:t>
      </w:r>
    </w:p>
    <w:p w14:paraId="002ABE66" w14:textId="77777777" w:rsidR="00795A9A" w:rsidRPr="00795A9A" w:rsidRDefault="00795A9A" w:rsidP="00795A9A">
      <w:pPr>
        <w:adjustRightInd w:val="0"/>
        <w:ind w:left="640" w:hanging="640"/>
        <w:rPr>
          <w:noProof/>
          <w:sz w:val="16"/>
          <w:szCs w:val="24"/>
        </w:rPr>
      </w:pPr>
      <w:r w:rsidRPr="00795A9A">
        <w:rPr>
          <w:noProof/>
          <w:sz w:val="16"/>
          <w:szCs w:val="24"/>
        </w:rPr>
        <w:t>[6]</w:t>
      </w:r>
      <w:r w:rsidRPr="00795A9A">
        <w:rPr>
          <w:noProof/>
          <w:sz w:val="16"/>
          <w:szCs w:val="24"/>
        </w:rPr>
        <w:tab/>
        <w:t xml:space="preserve">S. Roychowdhury, M. Zhao, A. Wallin, N. Ohlsson, and M. Jonasson, “Machine Learning Models for Road Surface and Friction Estimation using Front-Camera Images,” in </w:t>
      </w:r>
      <w:r w:rsidRPr="00795A9A">
        <w:rPr>
          <w:i/>
          <w:iCs/>
          <w:noProof/>
          <w:sz w:val="16"/>
          <w:szCs w:val="24"/>
        </w:rPr>
        <w:t>2018 International Joint Conference on Neural Networks (IJCNN)</w:t>
      </w:r>
      <w:r w:rsidRPr="00795A9A">
        <w:rPr>
          <w:noProof/>
          <w:sz w:val="16"/>
          <w:szCs w:val="24"/>
        </w:rPr>
        <w:t>, 2018, pp. 1–8, doi: 10.1109/IJCNN.2018.8489188.</w:t>
      </w:r>
    </w:p>
    <w:p w14:paraId="02D6F592" w14:textId="77777777" w:rsidR="00795A9A" w:rsidRPr="00795A9A" w:rsidRDefault="00795A9A" w:rsidP="00795A9A">
      <w:pPr>
        <w:adjustRightInd w:val="0"/>
        <w:ind w:left="640" w:hanging="640"/>
        <w:rPr>
          <w:noProof/>
          <w:sz w:val="16"/>
          <w:szCs w:val="24"/>
        </w:rPr>
      </w:pPr>
      <w:r w:rsidRPr="00795A9A">
        <w:rPr>
          <w:noProof/>
          <w:sz w:val="16"/>
          <w:szCs w:val="24"/>
        </w:rPr>
        <w:t>[7]</w:t>
      </w:r>
      <w:r w:rsidRPr="00795A9A">
        <w:rPr>
          <w:noProof/>
          <w:sz w:val="16"/>
          <w:szCs w:val="24"/>
        </w:rPr>
        <w:tab/>
        <w:t xml:space="preserve">C. E. Beal, “Rapid Road Friction Estimation using Independent Left/Right Steering Torque Measurements,” </w:t>
      </w:r>
      <w:r w:rsidRPr="00795A9A">
        <w:rPr>
          <w:i/>
          <w:iCs/>
          <w:noProof/>
          <w:sz w:val="16"/>
          <w:szCs w:val="24"/>
        </w:rPr>
        <w:t>Veh. Syst. Dyn.</w:t>
      </w:r>
      <w:r w:rsidRPr="00795A9A">
        <w:rPr>
          <w:noProof/>
          <w:sz w:val="16"/>
          <w:szCs w:val="24"/>
        </w:rPr>
        <w:t>, vol. 58, no. 3, pp. 377–403, 2020, doi: 10.1080/00423114.2019.1580377.</w:t>
      </w:r>
    </w:p>
    <w:p w14:paraId="0B97A375" w14:textId="77777777" w:rsidR="00795A9A" w:rsidRPr="00795A9A" w:rsidRDefault="00795A9A" w:rsidP="00795A9A">
      <w:pPr>
        <w:adjustRightInd w:val="0"/>
        <w:ind w:left="640" w:hanging="640"/>
        <w:rPr>
          <w:noProof/>
          <w:sz w:val="16"/>
          <w:szCs w:val="24"/>
        </w:rPr>
      </w:pPr>
      <w:r w:rsidRPr="00795A9A">
        <w:rPr>
          <w:noProof/>
          <w:sz w:val="16"/>
          <w:szCs w:val="24"/>
        </w:rPr>
        <w:t>[8]</w:t>
      </w:r>
      <w:r w:rsidRPr="00795A9A">
        <w:rPr>
          <w:noProof/>
          <w:sz w:val="16"/>
          <w:szCs w:val="24"/>
        </w:rPr>
        <w:tab/>
        <w:t xml:space="preserve">J. Subosits and J. C. Gerdes, “Autonomous vehicle control for emergency maneuvers: The effect of topography,” </w:t>
      </w:r>
      <w:r w:rsidRPr="00795A9A">
        <w:rPr>
          <w:i/>
          <w:iCs/>
          <w:noProof/>
          <w:sz w:val="16"/>
          <w:szCs w:val="24"/>
        </w:rPr>
        <w:t>Proc. Am. Control Conf.</w:t>
      </w:r>
      <w:r w:rsidRPr="00795A9A">
        <w:rPr>
          <w:noProof/>
          <w:sz w:val="16"/>
          <w:szCs w:val="24"/>
        </w:rPr>
        <w:t>, vol. 2015-July, pp. 1405–1410, 2015, doi: 10.1109/ACC.2015.7170930.</w:t>
      </w:r>
    </w:p>
    <w:p w14:paraId="536670F2" w14:textId="77777777" w:rsidR="00795A9A" w:rsidRPr="00795A9A" w:rsidRDefault="00795A9A" w:rsidP="00795A9A">
      <w:pPr>
        <w:adjustRightInd w:val="0"/>
        <w:ind w:left="640" w:hanging="640"/>
        <w:rPr>
          <w:noProof/>
          <w:sz w:val="16"/>
          <w:szCs w:val="24"/>
        </w:rPr>
      </w:pPr>
      <w:r w:rsidRPr="00795A9A">
        <w:rPr>
          <w:noProof/>
          <w:sz w:val="16"/>
          <w:szCs w:val="24"/>
        </w:rPr>
        <w:t>[9]</w:t>
      </w:r>
      <w:r w:rsidRPr="00795A9A">
        <w:rPr>
          <w:noProof/>
          <w:sz w:val="16"/>
          <w:szCs w:val="24"/>
        </w:rPr>
        <w:tab/>
        <w:t xml:space="preserve">K. Kritayakirana and J. C. Gerdes, “Autonomous vehicle control at the limits of handling,” </w:t>
      </w:r>
      <w:r w:rsidRPr="00795A9A">
        <w:rPr>
          <w:i/>
          <w:iCs/>
          <w:noProof/>
          <w:sz w:val="16"/>
          <w:szCs w:val="24"/>
        </w:rPr>
        <w:t>Int. J. Veh. Auton. Syst.</w:t>
      </w:r>
      <w:r w:rsidRPr="00795A9A">
        <w:rPr>
          <w:noProof/>
          <w:sz w:val="16"/>
          <w:szCs w:val="24"/>
        </w:rPr>
        <w:t>, vol. 10, no. 4, pp. 271–296, 2012, doi: 10.1504/IJVAS.2012.051270.</w:t>
      </w:r>
    </w:p>
    <w:p w14:paraId="1C07C95F" w14:textId="77777777" w:rsidR="00795A9A" w:rsidRPr="00795A9A" w:rsidRDefault="00795A9A" w:rsidP="00795A9A">
      <w:pPr>
        <w:adjustRightInd w:val="0"/>
        <w:ind w:left="640" w:hanging="640"/>
        <w:rPr>
          <w:noProof/>
          <w:sz w:val="16"/>
          <w:szCs w:val="24"/>
        </w:rPr>
      </w:pPr>
      <w:r w:rsidRPr="00795A9A">
        <w:rPr>
          <w:noProof/>
          <w:sz w:val="16"/>
          <w:szCs w:val="24"/>
        </w:rPr>
        <w:t>[10]</w:t>
      </w:r>
      <w:r w:rsidRPr="00795A9A">
        <w:rPr>
          <w:noProof/>
          <w:sz w:val="16"/>
          <w:szCs w:val="24"/>
        </w:rPr>
        <w:tab/>
        <w:t xml:space="preserve">P. A. Theodosis and J. C. Gerdes, “Nonlinear optimization of a racing line for an autonomous racecar using professional driving techniques,” in </w:t>
      </w:r>
      <w:r w:rsidRPr="00795A9A">
        <w:rPr>
          <w:i/>
          <w:iCs/>
          <w:noProof/>
          <w:sz w:val="16"/>
          <w:szCs w:val="24"/>
        </w:rPr>
        <w:t>ASME 2012 5th Annual Dynamic Systems and Control Conference Joint with the JSME 2012 11th Motion and Vibration Conference, DSCC 2012-MOVIC 2012</w:t>
      </w:r>
      <w:r w:rsidRPr="00795A9A">
        <w:rPr>
          <w:noProof/>
          <w:sz w:val="16"/>
          <w:szCs w:val="24"/>
        </w:rPr>
        <w:t>, 2012, vol. 1, pp. 235–241, doi: 10.1115/DSCC2012-MOVIC2012-8620.</w:t>
      </w:r>
    </w:p>
    <w:p w14:paraId="71C50E63" w14:textId="77777777" w:rsidR="00795A9A" w:rsidRPr="00795A9A" w:rsidRDefault="00795A9A" w:rsidP="00795A9A">
      <w:pPr>
        <w:adjustRightInd w:val="0"/>
        <w:ind w:left="640" w:hanging="640"/>
        <w:rPr>
          <w:noProof/>
          <w:sz w:val="16"/>
          <w:szCs w:val="24"/>
        </w:rPr>
      </w:pPr>
      <w:r w:rsidRPr="00795A9A">
        <w:rPr>
          <w:noProof/>
          <w:sz w:val="16"/>
          <w:szCs w:val="24"/>
        </w:rPr>
        <w:t>[11]</w:t>
      </w:r>
      <w:r w:rsidRPr="00795A9A">
        <w:rPr>
          <w:noProof/>
          <w:sz w:val="16"/>
          <w:szCs w:val="24"/>
        </w:rPr>
        <w:tab/>
        <w:t xml:space="preserve">N. R. Kapania, J. Subosits, and J. C. Gerdes, “A Sequential Two-Step Algorithm for Fast Generation of Vehicle Racing Trajectories,” </w:t>
      </w:r>
      <w:r w:rsidRPr="00795A9A">
        <w:rPr>
          <w:i/>
          <w:iCs/>
          <w:noProof/>
          <w:sz w:val="16"/>
          <w:szCs w:val="24"/>
        </w:rPr>
        <w:t>J. Dyn. Syst. Meas. Control. Trans. ASME</w:t>
      </w:r>
      <w:r w:rsidRPr="00795A9A">
        <w:rPr>
          <w:noProof/>
          <w:sz w:val="16"/>
          <w:szCs w:val="24"/>
        </w:rPr>
        <w:t>, vol. 138, no. 9, 2016, doi: 10.1115/1.4033311.</w:t>
      </w:r>
    </w:p>
    <w:p w14:paraId="2FC5D3BE" w14:textId="77777777" w:rsidR="00795A9A" w:rsidRPr="00795A9A" w:rsidRDefault="00795A9A" w:rsidP="00795A9A">
      <w:pPr>
        <w:adjustRightInd w:val="0"/>
        <w:ind w:left="640" w:hanging="640"/>
        <w:rPr>
          <w:noProof/>
          <w:sz w:val="16"/>
          <w:szCs w:val="24"/>
        </w:rPr>
      </w:pPr>
      <w:r w:rsidRPr="00795A9A">
        <w:rPr>
          <w:noProof/>
          <w:sz w:val="16"/>
          <w:szCs w:val="24"/>
        </w:rPr>
        <w:t>[12]</w:t>
      </w:r>
      <w:r w:rsidRPr="00795A9A">
        <w:rPr>
          <w:noProof/>
          <w:sz w:val="16"/>
          <w:szCs w:val="24"/>
        </w:rPr>
        <w:tab/>
        <w:t xml:space="preserve">W. C. Mitchell, R. Schroer, and D. B. Grisez, “Driving the traction circle,” </w:t>
      </w:r>
      <w:r w:rsidRPr="00795A9A">
        <w:rPr>
          <w:i/>
          <w:iCs/>
          <w:noProof/>
          <w:sz w:val="16"/>
          <w:szCs w:val="24"/>
        </w:rPr>
        <w:t>SAE Tech. Pap.</w:t>
      </w:r>
      <w:r w:rsidRPr="00795A9A">
        <w:rPr>
          <w:noProof/>
          <w:sz w:val="16"/>
          <w:szCs w:val="24"/>
        </w:rPr>
        <w:t>, no. 724, 2004, doi: 10.4271/2004-01-3545.</w:t>
      </w:r>
    </w:p>
    <w:p w14:paraId="5358E987" w14:textId="77777777" w:rsidR="00795A9A" w:rsidRPr="00795A9A" w:rsidRDefault="00795A9A" w:rsidP="00795A9A">
      <w:pPr>
        <w:adjustRightInd w:val="0"/>
        <w:ind w:left="640" w:hanging="640"/>
        <w:rPr>
          <w:noProof/>
          <w:sz w:val="16"/>
          <w:szCs w:val="24"/>
        </w:rPr>
      </w:pPr>
      <w:r w:rsidRPr="00795A9A">
        <w:rPr>
          <w:noProof/>
          <w:sz w:val="16"/>
          <w:szCs w:val="24"/>
        </w:rPr>
        <w:t>[13]</w:t>
      </w:r>
      <w:r w:rsidRPr="00795A9A">
        <w:rPr>
          <w:noProof/>
          <w:sz w:val="16"/>
          <w:szCs w:val="24"/>
        </w:rPr>
        <w:tab/>
        <w:t xml:space="preserve">C. E. Beal and J. C. Gerdes, “Model predictive control for vehicle stabilization at the limits of handling,” </w:t>
      </w:r>
      <w:r w:rsidRPr="00795A9A">
        <w:rPr>
          <w:i/>
          <w:iCs/>
          <w:noProof/>
          <w:sz w:val="16"/>
          <w:szCs w:val="24"/>
        </w:rPr>
        <w:t>IEEE Trans. Control Syst. Technol.</w:t>
      </w:r>
      <w:r w:rsidRPr="00795A9A">
        <w:rPr>
          <w:noProof/>
          <w:sz w:val="16"/>
          <w:szCs w:val="24"/>
        </w:rPr>
        <w:t>, vol. 21, no. 4, pp. 1258–1269, 2013, doi: 10.1109/TCST.2012.2200826.</w:t>
      </w:r>
    </w:p>
    <w:p w14:paraId="1503C127" w14:textId="77777777" w:rsidR="00795A9A" w:rsidRPr="00795A9A" w:rsidRDefault="00795A9A" w:rsidP="00795A9A">
      <w:pPr>
        <w:adjustRightInd w:val="0"/>
        <w:ind w:left="640" w:hanging="640"/>
        <w:rPr>
          <w:noProof/>
          <w:sz w:val="16"/>
          <w:szCs w:val="24"/>
        </w:rPr>
      </w:pPr>
      <w:r w:rsidRPr="00795A9A">
        <w:rPr>
          <w:noProof/>
          <w:sz w:val="16"/>
          <w:szCs w:val="24"/>
        </w:rPr>
        <w:t>[14]</w:t>
      </w:r>
      <w:r w:rsidRPr="00795A9A">
        <w:rPr>
          <w:noProof/>
          <w:sz w:val="16"/>
          <w:szCs w:val="24"/>
        </w:rPr>
        <w:tab/>
        <w:t xml:space="preserve">AASHTO, </w:t>
      </w:r>
      <w:r w:rsidRPr="00795A9A">
        <w:rPr>
          <w:i/>
          <w:iCs/>
          <w:noProof/>
          <w:sz w:val="16"/>
          <w:szCs w:val="24"/>
        </w:rPr>
        <w:t>A Policy on Geometric Design of Highways and Streets</w:t>
      </w:r>
      <w:r w:rsidRPr="00795A9A">
        <w:rPr>
          <w:noProof/>
          <w:sz w:val="16"/>
          <w:szCs w:val="24"/>
        </w:rPr>
        <w:t>. 2018.</w:t>
      </w:r>
    </w:p>
    <w:p w14:paraId="4C15B83A" w14:textId="77777777" w:rsidR="00795A9A" w:rsidRPr="00795A9A" w:rsidRDefault="00795A9A" w:rsidP="00795A9A">
      <w:pPr>
        <w:adjustRightInd w:val="0"/>
        <w:ind w:left="640" w:hanging="640"/>
        <w:rPr>
          <w:noProof/>
          <w:sz w:val="16"/>
          <w:szCs w:val="24"/>
        </w:rPr>
      </w:pPr>
      <w:r w:rsidRPr="00795A9A">
        <w:rPr>
          <w:noProof/>
          <w:sz w:val="16"/>
          <w:szCs w:val="24"/>
        </w:rPr>
        <w:t>[15]</w:t>
      </w:r>
      <w:r w:rsidRPr="00795A9A">
        <w:rPr>
          <w:noProof/>
          <w:sz w:val="16"/>
          <w:szCs w:val="24"/>
        </w:rPr>
        <w:tab/>
        <w:t xml:space="preserve">P. A. Theodosis and J. C. Gerdes, “Generating a racing line for an autonomous racecar using professional driving techniques,” </w:t>
      </w:r>
      <w:r w:rsidRPr="00795A9A">
        <w:rPr>
          <w:i/>
          <w:iCs/>
          <w:noProof/>
          <w:sz w:val="16"/>
          <w:szCs w:val="24"/>
        </w:rPr>
        <w:t>ASME 2011 Dyn. Syst. Control Conf. Bath/ASME Symp. Fluid Power Motion Control. DSCC 2011</w:t>
      </w:r>
      <w:r w:rsidRPr="00795A9A">
        <w:rPr>
          <w:noProof/>
          <w:sz w:val="16"/>
          <w:szCs w:val="24"/>
        </w:rPr>
        <w:t>, vol. 2, pp. 853–860, 2011, doi: 10.1115/DSCC2011-6097.</w:t>
      </w:r>
    </w:p>
    <w:p w14:paraId="784978B6" w14:textId="77777777" w:rsidR="00795A9A" w:rsidRPr="00795A9A" w:rsidRDefault="00795A9A" w:rsidP="00795A9A">
      <w:pPr>
        <w:adjustRightInd w:val="0"/>
        <w:ind w:left="640" w:hanging="640"/>
        <w:rPr>
          <w:noProof/>
          <w:sz w:val="16"/>
          <w:szCs w:val="24"/>
        </w:rPr>
      </w:pPr>
      <w:r w:rsidRPr="00795A9A">
        <w:rPr>
          <w:noProof/>
          <w:sz w:val="16"/>
          <w:szCs w:val="24"/>
        </w:rPr>
        <w:t>[16]</w:t>
      </w:r>
      <w:r w:rsidRPr="00795A9A">
        <w:rPr>
          <w:noProof/>
          <w:sz w:val="16"/>
          <w:szCs w:val="24"/>
        </w:rPr>
        <w:tab/>
        <w:t xml:space="preserve">J. Villagra, V. Milanés, J. Pérez, and J. Godoy, “Smooth path and speed planning for an automated public transport vehicle,” </w:t>
      </w:r>
      <w:r w:rsidRPr="00795A9A">
        <w:rPr>
          <w:i/>
          <w:iCs/>
          <w:noProof/>
          <w:sz w:val="16"/>
          <w:szCs w:val="24"/>
        </w:rPr>
        <w:t>Rob. Auton. Syst.</w:t>
      </w:r>
      <w:r w:rsidRPr="00795A9A">
        <w:rPr>
          <w:noProof/>
          <w:sz w:val="16"/>
          <w:szCs w:val="24"/>
        </w:rPr>
        <w:t>, vol. 60, pp. 252–265, 2012, doi: 10.1016/j.robot.2011.11.001.</w:t>
      </w:r>
    </w:p>
    <w:p w14:paraId="35A8D0AF" w14:textId="77777777" w:rsidR="00795A9A" w:rsidRPr="00795A9A" w:rsidRDefault="00795A9A" w:rsidP="00795A9A">
      <w:pPr>
        <w:adjustRightInd w:val="0"/>
        <w:ind w:left="640" w:hanging="640"/>
        <w:rPr>
          <w:noProof/>
          <w:sz w:val="16"/>
          <w:szCs w:val="24"/>
        </w:rPr>
      </w:pPr>
      <w:r w:rsidRPr="00795A9A">
        <w:rPr>
          <w:noProof/>
          <w:sz w:val="16"/>
          <w:szCs w:val="24"/>
        </w:rPr>
        <w:t>[17]</w:t>
      </w:r>
      <w:r w:rsidRPr="00795A9A">
        <w:rPr>
          <w:noProof/>
          <w:sz w:val="16"/>
          <w:szCs w:val="24"/>
        </w:rPr>
        <w:tab/>
        <w:t xml:space="preserve">H. A. Hamersma and P. S. Els, “Longitudinal vehicle dynamics control for improved vehicle safety,” </w:t>
      </w:r>
      <w:r w:rsidRPr="00795A9A">
        <w:rPr>
          <w:i/>
          <w:iCs/>
          <w:noProof/>
          <w:sz w:val="16"/>
          <w:szCs w:val="24"/>
        </w:rPr>
        <w:t>J. Terramechanics</w:t>
      </w:r>
      <w:r w:rsidRPr="00795A9A">
        <w:rPr>
          <w:noProof/>
          <w:sz w:val="16"/>
          <w:szCs w:val="24"/>
        </w:rPr>
        <w:t>, vol. 54, pp. 19–36, 2014, doi: 10.1016/j.jterra.2014.04.002.</w:t>
      </w:r>
    </w:p>
    <w:p w14:paraId="285A9913" w14:textId="77777777" w:rsidR="00795A9A" w:rsidRPr="00795A9A" w:rsidRDefault="00795A9A" w:rsidP="00795A9A">
      <w:pPr>
        <w:adjustRightInd w:val="0"/>
        <w:ind w:left="640" w:hanging="640"/>
        <w:rPr>
          <w:noProof/>
          <w:sz w:val="16"/>
          <w:szCs w:val="24"/>
        </w:rPr>
      </w:pPr>
      <w:r w:rsidRPr="00795A9A">
        <w:rPr>
          <w:noProof/>
          <w:sz w:val="16"/>
          <w:szCs w:val="24"/>
        </w:rPr>
        <w:t>[18]</w:t>
      </w:r>
      <w:r w:rsidRPr="00795A9A">
        <w:rPr>
          <w:noProof/>
          <w:sz w:val="16"/>
          <w:szCs w:val="24"/>
        </w:rPr>
        <w:tab/>
        <w:t>“Test Track.” https://www.larson.psu.edu/about/test-track.aspx (accessed Apr. 08, 2021).</w:t>
      </w:r>
    </w:p>
    <w:p w14:paraId="36AF3D07" w14:textId="77777777" w:rsidR="00795A9A" w:rsidRPr="00795A9A" w:rsidRDefault="00795A9A" w:rsidP="00795A9A">
      <w:pPr>
        <w:adjustRightInd w:val="0"/>
        <w:ind w:left="640" w:hanging="640"/>
        <w:rPr>
          <w:noProof/>
          <w:sz w:val="16"/>
        </w:rPr>
      </w:pPr>
      <w:r w:rsidRPr="00795A9A">
        <w:rPr>
          <w:noProof/>
          <w:sz w:val="16"/>
          <w:szCs w:val="24"/>
        </w:rPr>
        <w:t>[19]</w:t>
      </w:r>
      <w:r w:rsidRPr="00795A9A">
        <w:rPr>
          <w:noProof/>
          <w:sz w:val="16"/>
          <w:szCs w:val="24"/>
        </w:rPr>
        <w:tab/>
        <w:t xml:space="preserve">R. Solea and U. Nunes, “Trajectory planning with velocity planner for fully-automated passenger vehicles,” </w:t>
      </w:r>
      <w:r w:rsidRPr="00795A9A">
        <w:rPr>
          <w:i/>
          <w:iCs/>
          <w:noProof/>
          <w:sz w:val="16"/>
          <w:szCs w:val="24"/>
        </w:rPr>
        <w:t>IEEE Conf. Intell. Transp. Syst. Proceedings, ITSC</w:t>
      </w:r>
      <w:r w:rsidRPr="00795A9A">
        <w:rPr>
          <w:noProof/>
          <w:sz w:val="16"/>
          <w:szCs w:val="24"/>
        </w:rPr>
        <w:t>, pp. 474–480, 2006, doi: 10.1109/itsc.2006.1706786.</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83"/>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Microsoft Office User" w:date="2021-04-15T11:10:00Z" w:initials="MOU">
    <w:p w14:paraId="7EDEC4CA" w14:textId="54A0F617" w:rsidR="009E4D28" w:rsidRDefault="009E4D28">
      <w:pPr>
        <w:pStyle w:val="CommentText"/>
      </w:pPr>
      <w:r>
        <w:rPr>
          <w:rStyle w:val="CommentReference"/>
        </w:rPr>
        <w:annotationRef/>
      </w:r>
      <w:r>
        <w:t>Could reference a NHTSA publication of statistics or similar in order to provide motivation here.</w:t>
      </w:r>
    </w:p>
  </w:comment>
  <w:comment w:id="66" w:author="Microsoft Office User" w:date="2021-04-15T11:17:00Z" w:initials="MOU">
    <w:p w14:paraId="6AE5137D" w14:textId="20E51B53" w:rsidR="009E4D28" w:rsidRDefault="009E4D28">
      <w:pPr>
        <w:pStyle w:val="CommentText"/>
      </w:pPr>
      <w:r>
        <w:rPr>
          <w:rStyle w:val="CommentReference"/>
        </w:rPr>
        <w:annotationRef/>
      </w:r>
      <w:r>
        <w:t>“intensively” could mean a lot of things, but “significantly and rapidly” conveys to me both magnitude of the change and speed of the change, which are the key aspects.</w:t>
      </w:r>
    </w:p>
  </w:comment>
  <w:comment w:id="89" w:author="Microsoft Office User" w:date="2021-04-15T11:23:00Z" w:initials="MOU">
    <w:p w14:paraId="7A0D839A" w14:textId="7B0B3C20" w:rsidR="005A7E4B" w:rsidRDefault="005A7E4B">
      <w:pPr>
        <w:pStyle w:val="CommentText"/>
      </w:pPr>
      <w:r>
        <w:rPr>
          <w:rStyle w:val="CommentReference"/>
        </w:rPr>
        <w:annotationRef/>
      </w:r>
      <w:r>
        <w:t>Not sure what a “common driving algorithm” means. We should choose a different phrase here.</w:t>
      </w:r>
    </w:p>
  </w:comment>
  <w:comment w:id="120" w:author="Microsoft Office User" w:date="2021-04-15T11:29:00Z" w:initials="MOU">
    <w:p w14:paraId="25F41C97" w14:textId="58A1C1A9" w:rsidR="005A7E4B" w:rsidRDefault="005A7E4B">
      <w:pPr>
        <w:pStyle w:val="CommentText"/>
      </w:pPr>
      <w:r>
        <w:rPr>
          <w:rStyle w:val="CommentReference"/>
        </w:rPr>
        <w:annotationRef/>
      </w:r>
      <w:r>
        <w:t xml:space="preserve">We should be sure to reference others who have done this as well. We don’t want to appear to be basing our work solely on the work of the DDL and shutting out other authors who have done good work in very similar </w:t>
      </w:r>
      <w:r w:rsidR="00F47C89">
        <w:t>lines of research.</w:t>
      </w:r>
    </w:p>
  </w:comment>
  <w:comment w:id="130" w:author="Microsoft Office User" w:date="2021-04-15T11:32:00Z" w:initials="MOU">
    <w:p w14:paraId="025DC52D" w14:textId="3D5019C2" w:rsidR="00F47C89" w:rsidRDefault="00F47C89">
      <w:pPr>
        <w:pStyle w:val="CommentText"/>
      </w:pPr>
      <w:r>
        <w:rPr>
          <w:rStyle w:val="CommentReference"/>
        </w:rPr>
        <w:annotationRef/>
      </w:r>
      <w:r>
        <w:t>vehicle or driver? Could be either depending on whether you are talking about an autonomous vehicle or a human driven one.</w:t>
      </w:r>
    </w:p>
  </w:comment>
  <w:comment w:id="152" w:author="Microsoft Office User" w:date="2021-04-15T11:41:00Z" w:initials="MOU">
    <w:p w14:paraId="65F7D6BF" w14:textId="7474FB34" w:rsidR="006B3831" w:rsidRDefault="006B3831">
      <w:pPr>
        <w:pStyle w:val="CommentText"/>
      </w:pPr>
      <w:r>
        <w:rPr>
          <w:rStyle w:val="CommentReference"/>
        </w:rPr>
        <w:annotationRef/>
      </w:r>
      <w:r>
        <w:t>Changed this paragraph to active voice.</w:t>
      </w:r>
    </w:p>
  </w:comment>
  <w:comment w:id="163" w:author="Microsoft Office User" w:date="2021-04-15T11:42:00Z" w:initials="MOU">
    <w:p w14:paraId="59AF1420" w14:textId="3C7D32CA" w:rsidR="006B3831" w:rsidRDefault="006B3831">
      <w:pPr>
        <w:pStyle w:val="CommentText"/>
      </w:pPr>
      <w:r>
        <w:rPr>
          <w:rStyle w:val="CommentReference"/>
        </w:rPr>
        <w:annotationRef/>
      </w:r>
      <w:r>
        <w:t>I really dislike the use of the possessive for inanimate objects.</w:t>
      </w:r>
    </w:p>
  </w:comment>
  <w:comment w:id="178" w:author="Microsoft Office User" w:date="2021-04-15T11:45:00Z" w:initials="MOU">
    <w:p w14:paraId="515E8894" w14:textId="1DD35649" w:rsidR="006B3831" w:rsidRDefault="006B3831">
      <w:pPr>
        <w:pStyle w:val="CommentText"/>
      </w:pPr>
      <w:r>
        <w:rPr>
          <w:rStyle w:val="CommentReference"/>
        </w:rPr>
        <w:annotationRef/>
      </w:r>
      <w:r>
        <w:t xml:space="preserve">There is an odd space between f and r on the </w:t>
      </w:r>
      <w:r w:rsidR="00EF1EF1">
        <w:rPr>
          <w:noProof/>
        </w:rPr>
        <w:t xml:space="preserve">right </w:t>
      </w:r>
    </w:p>
  </w:comment>
  <w:comment w:id="189" w:author="Microsoft Office User" w:date="2021-04-15T11:47:00Z" w:initials="MOU">
    <w:p w14:paraId="5D015B3F" w14:textId="2F5E4B79" w:rsidR="006B3831" w:rsidRDefault="006B3831">
      <w:pPr>
        <w:pStyle w:val="CommentText"/>
      </w:pPr>
      <w:r>
        <w:rPr>
          <w:rStyle w:val="CommentReference"/>
        </w:rPr>
        <w:annotationRef/>
      </w:r>
      <w:r>
        <w:t>You could probably remove this equation and simply say that the condition is that equality holds in Eq. 4. It’s OK as is, but I was confused for a second because I had to compare the equations to see that the inequality had been replaced with the equals sign.</w:t>
      </w:r>
    </w:p>
  </w:comment>
  <w:comment w:id="201" w:author="Microsoft Office User" w:date="2021-04-15T11:49:00Z" w:initials="MOU">
    <w:p w14:paraId="128008DF" w14:textId="0C629479" w:rsidR="006B3831" w:rsidRDefault="006B3831">
      <w:pPr>
        <w:pStyle w:val="CommentText"/>
      </w:pPr>
      <w:r>
        <w:rPr>
          <w:rStyle w:val="CommentReference"/>
        </w:rPr>
        <w:annotationRef/>
      </w:r>
      <w:r>
        <w:t xml:space="preserve">Is it true that we assume </w:t>
      </w:r>
      <w:proofErr w:type="spellStart"/>
      <w:r>
        <w:t>Vy</w:t>
      </w:r>
      <w:proofErr w:type="spellEnd"/>
      <w:r>
        <w:t xml:space="preserve"> = 0? I thought we were using the vehicle characteristics and the road geometry to work out the steady-state </w:t>
      </w:r>
      <w:proofErr w:type="spellStart"/>
      <w:r>
        <w:t>Vy</w:t>
      </w:r>
      <w:proofErr w:type="spellEnd"/>
      <w:r>
        <w:t>. This is something that someone might call into question, though the other variables should be OK.</w:t>
      </w:r>
      <w:r w:rsidR="00022205">
        <w:t xml:space="preserve"> I’d also rearrange to put the derivatives first, then </w:t>
      </w:r>
      <w:proofErr w:type="spellStart"/>
      <w:r w:rsidR="00022205">
        <w:t>Vy</w:t>
      </w:r>
      <w:proofErr w:type="spellEnd"/>
      <w:r w:rsidR="00022205">
        <w:t xml:space="preserve"> and r.</w:t>
      </w:r>
    </w:p>
  </w:comment>
  <w:comment w:id="305" w:author="Microsoft Office User" w:date="2021-04-15T12:09:00Z" w:initials="MOU">
    <w:p w14:paraId="017DD4ED" w14:textId="6DD4045C" w:rsidR="001B0B6F" w:rsidRDefault="001B0B6F">
      <w:pPr>
        <w:pStyle w:val="CommentText"/>
      </w:pPr>
      <w:r>
        <w:rPr>
          <w:rStyle w:val="CommentReference"/>
        </w:rPr>
        <w:annotationRef/>
      </w:r>
      <w:r>
        <w:t>At the very least, we might want to discuss which cases do have an analytical solution?</w:t>
      </w:r>
    </w:p>
  </w:comment>
  <w:comment w:id="306" w:author="Microsoft Office User" w:date="2021-04-15T12:08:00Z" w:initials="MOU">
    <w:p w14:paraId="7DE7F62D" w14:textId="73AFB518" w:rsidR="001B0B6F" w:rsidRDefault="001B0B6F">
      <w:pPr>
        <w:pStyle w:val="CommentText"/>
      </w:pPr>
      <w:r>
        <w:rPr>
          <w:rStyle w:val="CommentReference"/>
        </w:rPr>
        <w:annotationRef/>
      </w:r>
      <w:r>
        <w:t>I think I missed something here. Are we no longer presenting the analytical results? It’s in the title and abstract that we decided on, so we may want to rethink that.</w:t>
      </w:r>
    </w:p>
  </w:comment>
  <w:comment w:id="314" w:author="Microsoft Office User" w:date="2021-04-15T12:11:00Z" w:initials="MOU">
    <w:p w14:paraId="36B6F844" w14:textId="3B704B83" w:rsidR="001B0B6F" w:rsidRDefault="001B0B6F">
      <w:pPr>
        <w:pStyle w:val="CommentText"/>
      </w:pPr>
      <w:r>
        <w:rPr>
          <w:rStyle w:val="CommentReference"/>
        </w:rPr>
        <w:annotationRef/>
      </w:r>
      <w:r>
        <w:t xml:space="preserve">m/s or mph? 55 </w:t>
      </w:r>
      <w:r w:rsidR="008751F6">
        <w:t xml:space="preserve">m/s </w:t>
      </w:r>
      <w:r>
        <w:t xml:space="preserve">is a pretty high </w:t>
      </w:r>
      <w:r w:rsidR="008751F6">
        <w:t>speed for a highway.</w:t>
      </w:r>
    </w:p>
  </w:comment>
  <w:comment w:id="315" w:author="Microsoft Office User" w:date="2021-04-15T12:14:00Z" w:initials="MOU">
    <w:p w14:paraId="29D35215" w14:textId="41C2DBF2" w:rsidR="008751F6" w:rsidRDefault="008751F6">
      <w:pPr>
        <w:pStyle w:val="CommentText"/>
      </w:pPr>
      <w:r>
        <w:rPr>
          <w:rStyle w:val="CommentReference"/>
        </w:rPr>
        <w:annotationRef/>
      </w:r>
      <w:r>
        <w:t xml:space="preserve">Plot 6b is very confusing. It appears that the algorithm does not work, as I see the red dotted line exceeding the black dashed line in several places. </w:t>
      </w:r>
    </w:p>
  </w:comment>
  <w:comment w:id="318" w:author="Microsoft Office User" w:date="2021-04-15T12:15:00Z" w:initials="MOU">
    <w:p w14:paraId="088825DE" w14:textId="3D9AA6FA" w:rsidR="008751F6" w:rsidRDefault="008751F6">
      <w:pPr>
        <w:pStyle w:val="CommentText"/>
      </w:pPr>
      <w:r>
        <w:rPr>
          <w:rStyle w:val="CommentReference"/>
        </w:rPr>
        <w:annotationRef/>
      </w:r>
      <w:r>
        <w:t xml:space="preserve">I see why the plot shows these portions that exceed the limits. Could plot b be done in terms of tire force required? And then you could subtract off the </w:t>
      </w:r>
      <w:proofErr w:type="spellStart"/>
      <w:r>
        <w:t>Fx</w:t>
      </w:r>
      <w:proofErr w:type="spellEnd"/>
      <w:r>
        <w:t xml:space="preserve"> provided by the grade and show that the controller respects the limits?</w:t>
      </w:r>
    </w:p>
  </w:comment>
  <w:comment w:id="346" w:author="Microsoft Office User" w:date="2021-04-15T12:19:00Z" w:initials="MOU">
    <w:p w14:paraId="043534D3" w14:textId="25E2A5C3" w:rsidR="008751F6" w:rsidRDefault="008751F6">
      <w:pPr>
        <w:pStyle w:val="CommentText"/>
      </w:pPr>
      <w:r>
        <w:rPr>
          <w:rStyle w:val="CommentReference"/>
        </w:rPr>
        <w:annotationRef/>
      </w:r>
      <w:r>
        <w:t>Awkward</w:t>
      </w:r>
    </w:p>
  </w:comment>
  <w:comment w:id="367" w:author="Microsoft Office User" w:date="2021-04-15T12:23:00Z" w:initials="MOU">
    <w:p w14:paraId="01D30740" w14:textId="3F1CDA9F" w:rsidR="005A7544" w:rsidRDefault="005A7544">
      <w:pPr>
        <w:pStyle w:val="CommentText"/>
      </w:pPr>
      <w:r>
        <w:rPr>
          <w:rStyle w:val="CommentReference"/>
        </w:rPr>
        <w:annotationRef/>
      </w:r>
      <w:r>
        <w:t>Make sure to finish updating this caption.</w:t>
      </w:r>
    </w:p>
  </w:comment>
  <w:comment w:id="372" w:author="Microsoft Office User" w:date="2021-04-15T12:50:00Z" w:initials="MOU">
    <w:p w14:paraId="5E551F14" w14:textId="0ABCD0CD" w:rsidR="000238D7" w:rsidRDefault="000238D7">
      <w:pPr>
        <w:pStyle w:val="CommentText"/>
      </w:pPr>
      <w:r>
        <w:rPr>
          <w:rStyle w:val="CommentReference"/>
        </w:rPr>
        <w:annotationRef/>
      </w:r>
      <w:r>
        <w:t>Do you really want the lambda parameter in here? I understand how it is used to set the upper limit earlier, but this is really about maximum capabilities.</w:t>
      </w:r>
    </w:p>
  </w:comment>
  <w:comment w:id="388" w:author="Microsoft Office User" w:date="2021-04-15T12:51:00Z" w:initials="MOU">
    <w:p w14:paraId="0B7B8EE1" w14:textId="43DDC1F2" w:rsidR="000238D7" w:rsidRDefault="000238D7">
      <w:pPr>
        <w:pStyle w:val="CommentText"/>
      </w:pPr>
      <w:r>
        <w:rPr>
          <w:rStyle w:val="CommentReference"/>
        </w:rPr>
        <w:annotationRef/>
      </w:r>
      <w:r>
        <w:t>I screwed up your equation numbering from here on by removing the equation for Ls</w:t>
      </w:r>
    </w:p>
  </w:comment>
  <w:comment w:id="389" w:author="Microsoft Office User" w:date="2021-04-15T12:52:00Z" w:initials="MOU">
    <w:p w14:paraId="16F33816" w14:textId="168912E3" w:rsidR="000238D7" w:rsidRDefault="000238D7">
      <w:pPr>
        <w:pStyle w:val="CommentText"/>
      </w:pPr>
      <w:r>
        <w:rPr>
          <w:rStyle w:val="CommentReference"/>
        </w:rPr>
        <w:annotationRef/>
      </w:r>
      <w:r>
        <w:t>Odd spacing with the commas here</w:t>
      </w:r>
    </w:p>
  </w:comment>
  <w:comment w:id="393" w:author="Microsoft Office User" w:date="2021-04-15T12:55:00Z" w:initials="MOU">
    <w:p w14:paraId="0161C943" w14:textId="7663F26D" w:rsidR="000238D7" w:rsidRDefault="000238D7">
      <w:pPr>
        <w:pStyle w:val="CommentText"/>
      </w:pPr>
      <w:r>
        <w:rPr>
          <w:rStyle w:val="CommentReference"/>
        </w:rPr>
        <w:annotationRef/>
      </w:r>
      <w:r>
        <w:t>Starting a sentence with an equation number feels awkward.</w:t>
      </w:r>
    </w:p>
  </w:comment>
  <w:comment w:id="395" w:author="Microsoft Office User" w:date="2021-04-15T12:56:00Z" w:initials="MOU">
    <w:p w14:paraId="55B978F1" w14:textId="05EC1B93" w:rsidR="000238D7" w:rsidRDefault="000238D7">
      <w:pPr>
        <w:pStyle w:val="CommentText"/>
      </w:pPr>
      <w:r>
        <w:rPr>
          <w:rStyle w:val="CommentReference"/>
        </w:rPr>
        <w:annotationRef/>
      </w:r>
      <w:r>
        <w:t>What’s this variable?</w:t>
      </w:r>
    </w:p>
  </w:comment>
  <w:comment w:id="397" w:author="Microsoft Office User" w:date="2021-04-15T12:58:00Z" w:initials="MOU">
    <w:p w14:paraId="53477D41" w14:textId="315BEEF5" w:rsidR="00547E2A" w:rsidRDefault="00547E2A">
      <w:pPr>
        <w:pStyle w:val="CommentText"/>
      </w:pPr>
      <w:r>
        <w:rPr>
          <w:rStyle w:val="CommentReference"/>
        </w:rPr>
        <w:annotationRef/>
      </w:r>
      <w:r>
        <w:t>A little confusing.</w:t>
      </w:r>
    </w:p>
  </w:comment>
  <w:comment w:id="404" w:author="Microsoft Office User" w:date="2021-04-15T13:00:00Z" w:initials="MOU">
    <w:p w14:paraId="623A3C88" w14:textId="3C2D5527" w:rsidR="00547E2A" w:rsidRDefault="00547E2A">
      <w:pPr>
        <w:pStyle w:val="CommentText"/>
      </w:pPr>
      <w:r>
        <w:rPr>
          <w:rStyle w:val="CommentReference"/>
        </w:rPr>
        <w:annotationRef/>
      </w:r>
      <w:r>
        <w:t>Wait, where did “c” come from all of a sudden?</w:t>
      </w:r>
    </w:p>
  </w:comment>
  <w:comment w:id="405" w:author="Microsoft Office User" w:date="2021-04-15T13:02:00Z" w:initials="MOU">
    <w:p w14:paraId="1C2394E1" w14:textId="2E428872" w:rsidR="00547E2A" w:rsidRDefault="00547E2A">
      <w:pPr>
        <w:pStyle w:val="CommentText"/>
      </w:pPr>
      <w:r>
        <w:rPr>
          <w:rStyle w:val="CommentReference"/>
        </w:rPr>
        <w:annotationRef/>
      </w:r>
      <w:r>
        <w:t xml:space="preserve">Ls is a function of </w:t>
      </w:r>
      <w:proofErr w:type="spellStart"/>
      <w:r>
        <w:t>Rc</w:t>
      </w:r>
      <w:proofErr w:type="spellEnd"/>
      <w:r>
        <w:t>, so this seems a little bit of an odd plot. Why not plot against friction coefficient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DEC4CA" w15:done="0"/>
  <w15:commentEx w15:paraId="6AE5137D" w15:done="0"/>
  <w15:commentEx w15:paraId="7A0D839A" w15:done="0"/>
  <w15:commentEx w15:paraId="25F41C97" w15:done="0"/>
  <w15:commentEx w15:paraId="025DC52D" w15:done="0"/>
  <w15:commentEx w15:paraId="65F7D6BF" w15:done="0"/>
  <w15:commentEx w15:paraId="59AF1420" w15:done="0"/>
  <w15:commentEx w15:paraId="515E8894" w15:done="0"/>
  <w15:commentEx w15:paraId="5D015B3F" w15:done="0"/>
  <w15:commentEx w15:paraId="128008DF" w15:done="0"/>
  <w15:commentEx w15:paraId="017DD4ED" w15:done="0"/>
  <w15:commentEx w15:paraId="7DE7F62D" w15:done="0"/>
  <w15:commentEx w15:paraId="36B6F844" w15:done="0"/>
  <w15:commentEx w15:paraId="29D35215" w15:done="0"/>
  <w15:commentEx w15:paraId="088825DE" w15:done="0"/>
  <w15:commentEx w15:paraId="043534D3" w15:done="0"/>
  <w15:commentEx w15:paraId="01D30740" w15:done="0"/>
  <w15:commentEx w15:paraId="5E551F14" w15:done="0"/>
  <w15:commentEx w15:paraId="0B7B8EE1" w15:done="0"/>
  <w15:commentEx w15:paraId="16F33816" w15:done="0"/>
  <w15:commentEx w15:paraId="0161C943" w15:done="0"/>
  <w15:commentEx w15:paraId="55B978F1" w15:done="0"/>
  <w15:commentEx w15:paraId="53477D41" w15:done="0"/>
  <w15:commentEx w15:paraId="623A3C88" w15:done="0"/>
  <w15:commentEx w15:paraId="1C2394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DEC4CA" w16cid:durableId="24229D9B"/>
  <w16cid:commentId w16cid:paraId="6AE5137D" w16cid:durableId="24229F48"/>
  <w16cid:commentId w16cid:paraId="7A0D839A" w16cid:durableId="2422A09A"/>
  <w16cid:commentId w16cid:paraId="25F41C97" w16cid:durableId="2422A218"/>
  <w16cid:commentId w16cid:paraId="025DC52D" w16cid:durableId="2422A2BF"/>
  <w16cid:commentId w16cid:paraId="65F7D6BF" w16cid:durableId="2422A4E7"/>
  <w16cid:commentId w16cid:paraId="59AF1420" w16cid:durableId="2422A541"/>
  <w16cid:commentId w16cid:paraId="515E8894" w16cid:durableId="2422A5F6"/>
  <w16cid:commentId w16cid:paraId="5D015B3F" w16cid:durableId="2422A668"/>
  <w16cid:commentId w16cid:paraId="128008DF" w16cid:durableId="2422A6E4"/>
  <w16cid:commentId w16cid:paraId="017DD4ED" w16cid:durableId="2422AB78"/>
  <w16cid:commentId w16cid:paraId="7DE7F62D" w16cid:durableId="2422AB29"/>
  <w16cid:commentId w16cid:paraId="36B6F844" w16cid:durableId="2422ABD9"/>
  <w16cid:commentId w16cid:paraId="29D35215" w16cid:durableId="2422AC89"/>
  <w16cid:commentId w16cid:paraId="088825DE" w16cid:durableId="2422ACDF"/>
  <w16cid:commentId w16cid:paraId="043534D3" w16cid:durableId="2422ADEE"/>
  <w16cid:commentId w16cid:paraId="01D30740" w16cid:durableId="2422AEA7"/>
  <w16cid:commentId w16cid:paraId="5E551F14" w16cid:durableId="2422B4F9"/>
  <w16cid:commentId w16cid:paraId="0B7B8EE1" w16cid:durableId="2422B56E"/>
  <w16cid:commentId w16cid:paraId="16F33816" w16cid:durableId="2422B58B"/>
  <w16cid:commentId w16cid:paraId="0161C943" w16cid:durableId="2422B626"/>
  <w16cid:commentId w16cid:paraId="55B978F1" w16cid:durableId="2422B669"/>
  <w16cid:commentId w16cid:paraId="53477D41" w16cid:durableId="2422B6F8"/>
  <w16cid:commentId w16cid:paraId="623A3C88" w16cid:durableId="2422B76F"/>
  <w16cid:commentId w16cid:paraId="1C2394E1" w16cid:durableId="2422B7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B98B3" w14:textId="77777777" w:rsidR="00FA68A2" w:rsidRDefault="00FA68A2">
      <w:r>
        <w:separator/>
      </w:r>
    </w:p>
  </w:endnote>
  <w:endnote w:type="continuationSeparator" w:id="0">
    <w:p w14:paraId="2F3F2128" w14:textId="77777777" w:rsidR="00FA68A2" w:rsidRDefault="00FA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89F34" w14:textId="77777777" w:rsidR="00FA68A2" w:rsidRDefault="00FA68A2"/>
  </w:footnote>
  <w:footnote w:type="continuationSeparator" w:id="0">
    <w:p w14:paraId="1D4D757E" w14:textId="77777777" w:rsidR="00FA68A2" w:rsidRDefault="00FA68A2">
      <w:r>
        <w:continuationSeparator/>
      </w:r>
    </w:p>
  </w:footnote>
  <w:footnote w:id="1">
    <w:p w14:paraId="09298681" w14:textId="77777777" w:rsidR="00EA3036" w:rsidRDefault="00EA3036">
      <w:pPr>
        <w:pStyle w:val="FootnoteText"/>
      </w:pPr>
      <w:r w:rsidRPr="00161202">
        <w:rPr>
          <w:rStyle w:val="FootnoteReference"/>
        </w:rPr>
        <w:t>*</w:t>
      </w:r>
      <w:r>
        <w:t>Research supported by NSF.</w:t>
      </w:r>
    </w:p>
    <w:p w14:paraId="1919C76D" w14:textId="22DC72F2" w:rsidR="00EA3036" w:rsidRDefault="00EA3036" w:rsidP="001537C6">
      <w:pPr>
        <w:pStyle w:val="FootnoteText"/>
      </w:pPr>
      <w:r>
        <w:t xml:space="preserve">Liming Gao is a graduate student in Mechanical Engineering at The Pennsylvania State University, University Park, PA 16803, USA (e-mail: lug358@ psu.edu). </w:t>
      </w:r>
    </w:p>
    <w:p w14:paraId="0D045BCB" w14:textId="6B9A0F82" w:rsidR="00EA3036" w:rsidRDefault="00EA3036" w:rsidP="001537C6">
      <w:pPr>
        <w:pStyle w:val="FootnoteText"/>
      </w:pPr>
      <w:r>
        <w:t xml:space="preserve">Craig Beal is with Department of Mechanical Engineering, Bucknell University, Lewisburg, PA 17837, USA (e-mail: </w:t>
      </w:r>
      <w:hyperlink r:id="rId1" w:history="1">
        <w:r w:rsidRPr="00180BC6">
          <w:rPr>
            <w:rStyle w:val="Hyperlink"/>
          </w:rPr>
          <w:t>cbeal@bucknell.edu</w:t>
        </w:r>
      </w:hyperlink>
      <w:r>
        <w:t>)</w:t>
      </w:r>
    </w:p>
    <w:p w14:paraId="0122D2F0" w14:textId="13A9F6E6" w:rsidR="00EA3036" w:rsidRDefault="00EA3036" w:rsidP="00FE1FAF">
      <w:pPr>
        <w:pStyle w:val="FootnoteText"/>
      </w:pPr>
      <w:r w:rsidRPr="00BE504D">
        <w:rPr>
          <w:lang w:eastAsia="zh-CN"/>
        </w:rPr>
        <w:t xml:space="preserve">Daniel </w:t>
      </w:r>
      <w:proofErr w:type="spellStart"/>
      <w:r w:rsidRPr="00BE504D">
        <w:rPr>
          <w:lang w:eastAsia="zh-CN"/>
        </w:rPr>
        <w:t>Fescenmyer</w:t>
      </w:r>
      <w:proofErr w:type="spellEnd"/>
      <w:r>
        <w:t xml:space="preserve"> is </w:t>
      </w:r>
      <w:proofErr w:type="gramStart"/>
      <w:r>
        <w:t>a</w:t>
      </w:r>
      <w:proofErr w:type="gramEnd"/>
      <w:r>
        <w:t xml:space="preserve"> undergraduate student in Mechanical Engineering at The Pennsylvania State University, University Park, PA 16803, USA (e-mail: </w:t>
      </w:r>
      <w:r w:rsidRPr="00F65200">
        <w:t>dzf5248@psu.edu</w:t>
      </w:r>
      <w:r>
        <w:t xml:space="preserve">). </w:t>
      </w:r>
    </w:p>
    <w:p w14:paraId="7B424140" w14:textId="44FB6722" w:rsidR="00EA3036" w:rsidRDefault="00EA3036">
      <w:pPr>
        <w:pStyle w:val="FootnoteText"/>
      </w:pPr>
      <w:r w:rsidRPr="00552000">
        <w:t>Sean Brennan is with the Department of Mechanical Engineering, The   Pennsylvania State University, University Park, PA 16803, USA</w:t>
      </w:r>
      <w:r>
        <w:t xml:space="preserve"> (e-mail: </w:t>
      </w:r>
      <w:r w:rsidRPr="00E160D3">
        <w:t>snb10@psu.edu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B83C" w14:textId="77777777" w:rsidR="00EA3036" w:rsidRDefault="00EA3036">
    <w:pPr>
      <w:framePr w:wrap="auto" w:vAnchor="text" w:hAnchor="margin" w:xAlign="right" w:y="1"/>
    </w:pPr>
  </w:p>
  <w:p w14:paraId="4CBB8214" w14:textId="77777777" w:rsidR="00EA3036" w:rsidRDefault="00EA3036"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NKsFAHwDG9YtAAAA"/>
  </w:docVars>
  <w:rsids>
    <w:rsidRoot w:val="001A13E6"/>
    <w:rsid w:val="00000992"/>
    <w:rsid w:val="000014BD"/>
    <w:rsid w:val="000023B6"/>
    <w:rsid w:val="000037AF"/>
    <w:rsid w:val="00004DC2"/>
    <w:rsid w:val="000059B7"/>
    <w:rsid w:val="00006B54"/>
    <w:rsid w:val="000103D1"/>
    <w:rsid w:val="0001042F"/>
    <w:rsid w:val="00011B35"/>
    <w:rsid w:val="00012409"/>
    <w:rsid w:val="000148DF"/>
    <w:rsid w:val="00014931"/>
    <w:rsid w:val="00015C58"/>
    <w:rsid w:val="00016034"/>
    <w:rsid w:val="000206FC"/>
    <w:rsid w:val="00021083"/>
    <w:rsid w:val="000216F3"/>
    <w:rsid w:val="0002206D"/>
    <w:rsid w:val="00022205"/>
    <w:rsid w:val="000226A5"/>
    <w:rsid w:val="00023282"/>
    <w:rsid w:val="000238D7"/>
    <w:rsid w:val="00024F07"/>
    <w:rsid w:val="00026E9F"/>
    <w:rsid w:val="00027F1C"/>
    <w:rsid w:val="0003030A"/>
    <w:rsid w:val="000306E2"/>
    <w:rsid w:val="000307FF"/>
    <w:rsid w:val="00030A6C"/>
    <w:rsid w:val="000316A1"/>
    <w:rsid w:val="000316D1"/>
    <w:rsid w:val="00031A35"/>
    <w:rsid w:val="00032E9B"/>
    <w:rsid w:val="00033477"/>
    <w:rsid w:val="00035D63"/>
    <w:rsid w:val="00036C3F"/>
    <w:rsid w:val="00036DDB"/>
    <w:rsid w:val="0003733A"/>
    <w:rsid w:val="0004020E"/>
    <w:rsid w:val="0004155E"/>
    <w:rsid w:val="00041D42"/>
    <w:rsid w:val="000426E4"/>
    <w:rsid w:val="00045249"/>
    <w:rsid w:val="00045911"/>
    <w:rsid w:val="00045AD8"/>
    <w:rsid w:val="00045B70"/>
    <w:rsid w:val="00047E49"/>
    <w:rsid w:val="000516CC"/>
    <w:rsid w:val="000517FF"/>
    <w:rsid w:val="00051B18"/>
    <w:rsid w:val="00055A73"/>
    <w:rsid w:val="00055B57"/>
    <w:rsid w:val="000567D1"/>
    <w:rsid w:val="0005714A"/>
    <w:rsid w:val="0006097D"/>
    <w:rsid w:val="000635E0"/>
    <w:rsid w:val="00065A17"/>
    <w:rsid w:val="00065DBE"/>
    <w:rsid w:val="000668D0"/>
    <w:rsid w:val="00067ABB"/>
    <w:rsid w:val="00067E3F"/>
    <w:rsid w:val="00073647"/>
    <w:rsid w:val="0007369F"/>
    <w:rsid w:val="00074517"/>
    <w:rsid w:val="00074D5D"/>
    <w:rsid w:val="00074DE9"/>
    <w:rsid w:val="000751C2"/>
    <w:rsid w:val="00075302"/>
    <w:rsid w:val="00077084"/>
    <w:rsid w:val="00077CC4"/>
    <w:rsid w:val="00080A9A"/>
    <w:rsid w:val="00081444"/>
    <w:rsid w:val="00081D0B"/>
    <w:rsid w:val="0008493D"/>
    <w:rsid w:val="00084AE6"/>
    <w:rsid w:val="00085631"/>
    <w:rsid w:val="000864AF"/>
    <w:rsid w:val="0008667D"/>
    <w:rsid w:val="00087212"/>
    <w:rsid w:val="00087858"/>
    <w:rsid w:val="00087C3C"/>
    <w:rsid w:val="000906DE"/>
    <w:rsid w:val="00090A25"/>
    <w:rsid w:val="000936A9"/>
    <w:rsid w:val="00093FE7"/>
    <w:rsid w:val="000975D3"/>
    <w:rsid w:val="00097CFA"/>
    <w:rsid w:val="00097D8C"/>
    <w:rsid w:val="00097F83"/>
    <w:rsid w:val="000A0D70"/>
    <w:rsid w:val="000A0E94"/>
    <w:rsid w:val="000A2A57"/>
    <w:rsid w:val="000A2C8F"/>
    <w:rsid w:val="000A4AE4"/>
    <w:rsid w:val="000A58F8"/>
    <w:rsid w:val="000A5E38"/>
    <w:rsid w:val="000A6520"/>
    <w:rsid w:val="000B01F6"/>
    <w:rsid w:val="000B04EA"/>
    <w:rsid w:val="000B30EB"/>
    <w:rsid w:val="000B54C2"/>
    <w:rsid w:val="000B5BC1"/>
    <w:rsid w:val="000B6330"/>
    <w:rsid w:val="000B6548"/>
    <w:rsid w:val="000B685B"/>
    <w:rsid w:val="000B6955"/>
    <w:rsid w:val="000C0BC5"/>
    <w:rsid w:val="000C108B"/>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7549"/>
    <w:rsid w:val="000E003B"/>
    <w:rsid w:val="000E09FD"/>
    <w:rsid w:val="000E0FA2"/>
    <w:rsid w:val="000E2997"/>
    <w:rsid w:val="000E2E5B"/>
    <w:rsid w:val="000E2F45"/>
    <w:rsid w:val="000E3767"/>
    <w:rsid w:val="000E4676"/>
    <w:rsid w:val="000E47D9"/>
    <w:rsid w:val="000E4AEA"/>
    <w:rsid w:val="000E5C1B"/>
    <w:rsid w:val="000E6E62"/>
    <w:rsid w:val="000E6F04"/>
    <w:rsid w:val="000E70C3"/>
    <w:rsid w:val="000F0148"/>
    <w:rsid w:val="000F096F"/>
    <w:rsid w:val="000F16B1"/>
    <w:rsid w:val="000F16C9"/>
    <w:rsid w:val="000F292D"/>
    <w:rsid w:val="000F3AE6"/>
    <w:rsid w:val="000F46D8"/>
    <w:rsid w:val="000F4BBE"/>
    <w:rsid w:val="000F4C8E"/>
    <w:rsid w:val="000F4D5E"/>
    <w:rsid w:val="000F4F8B"/>
    <w:rsid w:val="000F5845"/>
    <w:rsid w:val="000F75E6"/>
    <w:rsid w:val="001006FA"/>
    <w:rsid w:val="0010072D"/>
    <w:rsid w:val="00100E75"/>
    <w:rsid w:val="001013EB"/>
    <w:rsid w:val="00101A77"/>
    <w:rsid w:val="00101CBC"/>
    <w:rsid w:val="001026FE"/>
    <w:rsid w:val="00104101"/>
    <w:rsid w:val="00104D76"/>
    <w:rsid w:val="00105450"/>
    <w:rsid w:val="001063CE"/>
    <w:rsid w:val="00106E49"/>
    <w:rsid w:val="00111F1A"/>
    <w:rsid w:val="001131BA"/>
    <w:rsid w:val="001141A8"/>
    <w:rsid w:val="001150CB"/>
    <w:rsid w:val="001169B7"/>
    <w:rsid w:val="00116C8C"/>
    <w:rsid w:val="0011716F"/>
    <w:rsid w:val="0011718D"/>
    <w:rsid w:val="001172C1"/>
    <w:rsid w:val="00117ABA"/>
    <w:rsid w:val="00117FFD"/>
    <w:rsid w:val="00122EF3"/>
    <w:rsid w:val="00123CA2"/>
    <w:rsid w:val="00123CB2"/>
    <w:rsid w:val="0012573E"/>
    <w:rsid w:val="0012595D"/>
    <w:rsid w:val="00126247"/>
    <w:rsid w:val="00131342"/>
    <w:rsid w:val="001313AD"/>
    <w:rsid w:val="00131590"/>
    <w:rsid w:val="0013177B"/>
    <w:rsid w:val="00132C19"/>
    <w:rsid w:val="001355EC"/>
    <w:rsid w:val="00135A17"/>
    <w:rsid w:val="00136D03"/>
    <w:rsid w:val="00140274"/>
    <w:rsid w:val="0014061B"/>
    <w:rsid w:val="001406A0"/>
    <w:rsid w:val="00140AA8"/>
    <w:rsid w:val="00142391"/>
    <w:rsid w:val="00143A7B"/>
    <w:rsid w:val="001450EB"/>
    <w:rsid w:val="00145573"/>
    <w:rsid w:val="0014621F"/>
    <w:rsid w:val="00146698"/>
    <w:rsid w:val="00150137"/>
    <w:rsid w:val="0015028E"/>
    <w:rsid w:val="001506B1"/>
    <w:rsid w:val="001506B3"/>
    <w:rsid w:val="0015071D"/>
    <w:rsid w:val="001537C6"/>
    <w:rsid w:val="0015437B"/>
    <w:rsid w:val="0015504C"/>
    <w:rsid w:val="0015655A"/>
    <w:rsid w:val="00156D46"/>
    <w:rsid w:val="00156EEE"/>
    <w:rsid w:val="001576DE"/>
    <w:rsid w:val="00157C63"/>
    <w:rsid w:val="00157EF7"/>
    <w:rsid w:val="0016064D"/>
    <w:rsid w:val="00161202"/>
    <w:rsid w:val="00161528"/>
    <w:rsid w:val="00161FCB"/>
    <w:rsid w:val="001621EB"/>
    <w:rsid w:val="001621F7"/>
    <w:rsid w:val="00162E5F"/>
    <w:rsid w:val="00164E32"/>
    <w:rsid w:val="00164E5D"/>
    <w:rsid w:val="001659AE"/>
    <w:rsid w:val="00171180"/>
    <w:rsid w:val="00171F78"/>
    <w:rsid w:val="001725A3"/>
    <w:rsid w:val="00173707"/>
    <w:rsid w:val="00173C9B"/>
    <w:rsid w:val="00174B6C"/>
    <w:rsid w:val="00174DCF"/>
    <w:rsid w:val="00177238"/>
    <w:rsid w:val="00177ECC"/>
    <w:rsid w:val="0018035E"/>
    <w:rsid w:val="00181A53"/>
    <w:rsid w:val="00181C3A"/>
    <w:rsid w:val="001822F7"/>
    <w:rsid w:val="0018283F"/>
    <w:rsid w:val="00184A9F"/>
    <w:rsid w:val="001850E9"/>
    <w:rsid w:val="00187C5F"/>
    <w:rsid w:val="00190534"/>
    <w:rsid w:val="00191B3D"/>
    <w:rsid w:val="00191C21"/>
    <w:rsid w:val="001933FA"/>
    <w:rsid w:val="00193D5A"/>
    <w:rsid w:val="00194480"/>
    <w:rsid w:val="00195109"/>
    <w:rsid w:val="00195DB2"/>
    <w:rsid w:val="001963B1"/>
    <w:rsid w:val="001A006D"/>
    <w:rsid w:val="001A0AB9"/>
    <w:rsid w:val="001A100E"/>
    <w:rsid w:val="001A13E6"/>
    <w:rsid w:val="001A1AD2"/>
    <w:rsid w:val="001A412C"/>
    <w:rsid w:val="001A443D"/>
    <w:rsid w:val="001A59A1"/>
    <w:rsid w:val="001A6685"/>
    <w:rsid w:val="001A6AE6"/>
    <w:rsid w:val="001B0930"/>
    <w:rsid w:val="001B094A"/>
    <w:rsid w:val="001B0B6F"/>
    <w:rsid w:val="001B19EB"/>
    <w:rsid w:val="001B2947"/>
    <w:rsid w:val="001B3619"/>
    <w:rsid w:val="001B36DE"/>
    <w:rsid w:val="001B5076"/>
    <w:rsid w:val="001B7449"/>
    <w:rsid w:val="001B751D"/>
    <w:rsid w:val="001B79E6"/>
    <w:rsid w:val="001C0BF3"/>
    <w:rsid w:val="001C185B"/>
    <w:rsid w:val="001C201B"/>
    <w:rsid w:val="001C2AB7"/>
    <w:rsid w:val="001C3C45"/>
    <w:rsid w:val="001C627A"/>
    <w:rsid w:val="001C6EAB"/>
    <w:rsid w:val="001C7782"/>
    <w:rsid w:val="001C7A27"/>
    <w:rsid w:val="001D1425"/>
    <w:rsid w:val="001D1B95"/>
    <w:rsid w:val="001D1CF1"/>
    <w:rsid w:val="001D1E72"/>
    <w:rsid w:val="001D2F8B"/>
    <w:rsid w:val="001D373A"/>
    <w:rsid w:val="001D69D7"/>
    <w:rsid w:val="001D6C58"/>
    <w:rsid w:val="001D6F85"/>
    <w:rsid w:val="001E04B9"/>
    <w:rsid w:val="001E0C4E"/>
    <w:rsid w:val="001E289C"/>
    <w:rsid w:val="001E29D0"/>
    <w:rsid w:val="001E2A33"/>
    <w:rsid w:val="001E5F0C"/>
    <w:rsid w:val="001E6FBE"/>
    <w:rsid w:val="001F69A0"/>
    <w:rsid w:val="001F6C6F"/>
    <w:rsid w:val="001F703D"/>
    <w:rsid w:val="0020055D"/>
    <w:rsid w:val="0020057B"/>
    <w:rsid w:val="0020068E"/>
    <w:rsid w:val="00200BB1"/>
    <w:rsid w:val="00200E30"/>
    <w:rsid w:val="00201162"/>
    <w:rsid w:val="002015B1"/>
    <w:rsid w:val="00204EBF"/>
    <w:rsid w:val="002059B8"/>
    <w:rsid w:val="0020759A"/>
    <w:rsid w:val="0021131B"/>
    <w:rsid w:val="002138C9"/>
    <w:rsid w:val="002163F5"/>
    <w:rsid w:val="0021713E"/>
    <w:rsid w:val="00221024"/>
    <w:rsid w:val="00221C03"/>
    <w:rsid w:val="00221DBC"/>
    <w:rsid w:val="0022221D"/>
    <w:rsid w:val="0022265F"/>
    <w:rsid w:val="00222866"/>
    <w:rsid w:val="00223725"/>
    <w:rsid w:val="00223B35"/>
    <w:rsid w:val="00223CC7"/>
    <w:rsid w:val="002246F8"/>
    <w:rsid w:val="00230125"/>
    <w:rsid w:val="00231B70"/>
    <w:rsid w:val="002338A0"/>
    <w:rsid w:val="00233CDD"/>
    <w:rsid w:val="002342E8"/>
    <w:rsid w:val="0023503F"/>
    <w:rsid w:val="002356A0"/>
    <w:rsid w:val="00235CCB"/>
    <w:rsid w:val="00235D00"/>
    <w:rsid w:val="002372E6"/>
    <w:rsid w:val="00237512"/>
    <w:rsid w:val="00241777"/>
    <w:rsid w:val="00241D5F"/>
    <w:rsid w:val="00242C98"/>
    <w:rsid w:val="00242DAE"/>
    <w:rsid w:val="00243B37"/>
    <w:rsid w:val="00244084"/>
    <w:rsid w:val="002451DC"/>
    <w:rsid w:val="00246A2F"/>
    <w:rsid w:val="00250759"/>
    <w:rsid w:val="0025218D"/>
    <w:rsid w:val="00252EE8"/>
    <w:rsid w:val="0025364F"/>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405"/>
    <w:rsid w:val="002714C0"/>
    <w:rsid w:val="00272999"/>
    <w:rsid w:val="002729BD"/>
    <w:rsid w:val="00273636"/>
    <w:rsid w:val="002738D9"/>
    <w:rsid w:val="00273C09"/>
    <w:rsid w:val="00274053"/>
    <w:rsid w:val="00274742"/>
    <w:rsid w:val="00275C73"/>
    <w:rsid w:val="002762E3"/>
    <w:rsid w:val="00277AE8"/>
    <w:rsid w:val="00281136"/>
    <w:rsid w:val="00281466"/>
    <w:rsid w:val="0028316E"/>
    <w:rsid w:val="00283491"/>
    <w:rsid w:val="00285CAE"/>
    <w:rsid w:val="00287123"/>
    <w:rsid w:val="00287231"/>
    <w:rsid w:val="00290836"/>
    <w:rsid w:val="00290A66"/>
    <w:rsid w:val="00290C29"/>
    <w:rsid w:val="00291582"/>
    <w:rsid w:val="00291F46"/>
    <w:rsid w:val="00293024"/>
    <w:rsid w:val="00294E59"/>
    <w:rsid w:val="0029530D"/>
    <w:rsid w:val="00295449"/>
    <w:rsid w:val="0029771D"/>
    <w:rsid w:val="0029798A"/>
    <w:rsid w:val="00297CA3"/>
    <w:rsid w:val="002A1436"/>
    <w:rsid w:val="002A1543"/>
    <w:rsid w:val="002A1F6C"/>
    <w:rsid w:val="002A2EF1"/>
    <w:rsid w:val="002A3426"/>
    <w:rsid w:val="002A431C"/>
    <w:rsid w:val="002A5333"/>
    <w:rsid w:val="002A5786"/>
    <w:rsid w:val="002A7996"/>
    <w:rsid w:val="002B057C"/>
    <w:rsid w:val="002B08D6"/>
    <w:rsid w:val="002B0D32"/>
    <w:rsid w:val="002B0E23"/>
    <w:rsid w:val="002B7711"/>
    <w:rsid w:val="002B7F9A"/>
    <w:rsid w:val="002C0641"/>
    <w:rsid w:val="002C081A"/>
    <w:rsid w:val="002C098D"/>
    <w:rsid w:val="002C3AEB"/>
    <w:rsid w:val="002C45A9"/>
    <w:rsid w:val="002C616F"/>
    <w:rsid w:val="002C728D"/>
    <w:rsid w:val="002C7DD4"/>
    <w:rsid w:val="002D00FF"/>
    <w:rsid w:val="002D165D"/>
    <w:rsid w:val="002D4D52"/>
    <w:rsid w:val="002D4E40"/>
    <w:rsid w:val="002D7184"/>
    <w:rsid w:val="002D7402"/>
    <w:rsid w:val="002D78CB"/>
    <w:rsid w:val="002D7A72"/>
    <w:rsid w:val="002E1283"/>
    <w:rsid w:val="002E2388"/>
    <w:rsid w:val="002E3846"/>
    <w:rsid w:val="002E3D06"/>
    <w:rsid w:val="002E409D"/>
    <w:rsid w:val="002E46C1"/>
    <w:rsid w:val="002E68F6"/>
    <w:rsid w:val="002E781E"/>
    <w:rsid w:val="002F16CF"/>
    <w:rsid w:val="002F1D9B"/>
    <w:rsid w:val="002F1F34"/>
    <w:rsid w:val="002F25A4"/>
    <w:rsid w:val="002F281D"/>
    <w:rsid w:val="002F2C49"/>
    <w:rsid w:val="002F3614"/>
    <w:rsid w:val="002F375C"/>
    <w:rsid w:val="002F494A"/>
    <w:rsid w:val="002F5047"/>
    <w:rsid w:val="002F5C54"/>
    <w:rsid w:val="002F60A2"/>
    <w:rsid w:val="002F637A"/>
    <w:rsid w:val="002F6C25"/>
    <w:rsid w:val="002F77C7"/>
    <w:rsid w:val="0030033B"/>
    <w:rsid w:val="00302C1F"/>
    <w:rsid w:val="00303FD2"/>
    <w:rsid w:val="00305C61"/>
    <w:rsid w:val="0030788F"/>
    <w:rsid w:val="00307CC6"/>
    <w:rsid w:val="00312310"/>
    <w:rsid w:val="00312FAF"/>
    <w:rsid w:val="003133A2"/>
    <w:rsid w:val="003152A8"/>
    <w:rsid w:val="00315375"/>
    <w:rsid w:val="003157BA"/>
    <w:rsid w:val="003175B0"/>
    <w:rsid w:val="00317C55"/>
    <w:rsid w:val="00317C5F"/>
    <w:rsid w:val="00320A64"/>
    <w:rsid w:val="00322EC2"/>
    <w:rsid w:val="003232B0"/>
    <w:rsid w:val="0032362A"/>
    <w:rsid w:val="00323744"/>
    <w:rsid w:val="003247F1"/>
    <w:rsid w:val="0032520E"/>
    <w:rsid w:val="00325CB3"/>
    <w:rsid w:val="0032679F"/>
    <w:rsid w:val="00326E9E"/>
    <w:rsid w:val="00327B47"/>
    <w:rsid w:val="00330606"/>
    <w:rsid w:val="00331E06"/>
    <w:rsid w:val="00332C32"/>
    <w:rsid w:val="00333551"/>
    <w:rsid w:val="003350B1"/>
    <w:rsid w:val="0033563E"/>
    <w:rsid w:val="003361DD"/>
    <w:rsid w:val="00336489"/>
    <w:rsid w:val="0033652C"/>
    <w:rsid w:val="00337121"/>
    <w:rsid w:val="00337CAD"/>
    <w:rsid w:val="0034095B"/>
    <w:rsid w:val="00341BA2"/>
    <w:rsid w:val="00341F97"/>
    <w:rsid w:val="00342336"/>
    <w:rsid w:val="00345780"/>
    <w:rsid w:val="00345F3C"/>
    <w:rsid w:val="00346906"/>
    <w:rsid w:val="0034785D"/>
    <w:rsid w:val="00350082"/>
    <w:rsid w:val="003512B8"/>
    <w:rsid w:val="00351F1C"/>
    <w:rsid w:val="0035295D"/>
    <w:rsid w:val="00353661"/>
    <w:rsid w:val="00353B03"/>
    <w:rsid w:val="0035514E"/>
    <w:rsid w:val="00355FD8"/>
    <w:rsid w:val="00356397"/>
    <w:rsid w:val="003569B5"/>
    <w:rsid w:val="00357A91"/>
    <w:rsid w:val="00357D96"/>
    <w:rsid w:val="00357DD3"/>
    <w:rsid w:val="0036024D"/>
    <w:rsid w:val="00360407"/>
    <w:rsid w:val="003606B9"/>
    <w:rsid w:val="0036108B"/>
    <w:rsid w:val="00363307"/>
    <w:rsid w:val="0036409A"/>
    <w:rsid w:val="0036515C"/>
    <w:rsid w:val="003659A3"/>
    <w:rsid w:val="0037020B"/>
    <w:rsid w:val="00371505"/>
    <w:rsid w:val="00371A4E"/>
    <w:rsid w:val="0037514B"/>
    <w:rsid w:val="00375903"/>
    <w:rsid w:val="00375D35"/>
    <w:rsid w:val="00377C98"/>
    <w:rsid w:val="0038031A"/>
    <w:rsid w:val="003804FC"/>
    <w:rsid w:val="00380C04"/>
    <w:rsid w:val="00380FFC"/>
    <w:rsid w:val="003812BC"/>
    <w:rsid w:val="00381A53"/>
    <w:rsid w:val="00381F0A"/>
    <w:rsid w:val="00382525"/>
    <w:rsid w:val="00384E25"/>
    <w:rsid w:val="00384F40"/>
    <w:rsid w:val="00385603"/>
    <w:rsid w:val="00385EAF"/>
    <w:rsid w:val="00385FFC"/>
    <w:rsid w:val="0038646E"/>
    <w:rsid w:val="00387331"/>
    <w:rsid w:val="0039083E"/>
    <w:rsid w:val="0039102D"/>
    <w:rsid w:val="003916C9"/>
    <w:rsid w:val="00392A82"/>
    <w:rsid w:val="00393387"/>
    <w:rsid w:val="0039361A"/>
    <w:rsid w:val="003937C0"/>
    <w:rsid w:val="00396543"/>
    <w:rsid w:val="00396948"/>
    <w:rsid w:val="003975E1"/>
    <w:rsid w:val="003A113C"/>
    <w:rsid w:val="003A12B8"/>
    <w:rsid w:val="003A1796"/>
    <w:rsid w:val="003A219F"/>
    <w:rsid w:val="003A37A9"/>
    <w:rsid w:val="003A3E0C"/>
    <w:rsid w:val="003A4267"/>
    <w:rsid w:val="003A4C4B"/>
    <w:rsid w:val="003A4D5A"/>
    <w:rsid w:val="003A72A1"/>
    <w:rsid w:val="003A73F8"/>
    <w:rsid w:val="003A764D"/>
    <w:rsid w:val="003B08A5"/>
    <w:rsid w:val="003B11AE"/>
    <w:rsid w:val="003B1AF5"/>
    <w:rsid w:val="003B435F"/>
    <w:rsid w:val="003B527E"/>
    <w:rsid w:val="003B57D4"/>
    <w:rsid w:val="003B5998"/>
    <w:rsid w:val="003B7E65"/>
    <w:rsid w:val="003C03A8"/>
    <w:rsid w:val="003C04C8"/>
    <w:rsid w:val="003C06A2"/>
    <w:rsid w:val="003C211B"/>
    <w:rsid w:val="003C3F41"/>
    <w:rsid w:val="003C4D68"/>
    <w:rsid w:val="003C634C"/>
    <w:rsid w:val="003D05EF"/>
    <w:rsid w:val="003D2052"/>
    <w:rsid w:val="003D292C"/>
    <w:rsid w:val="003D2D22"/>
    <w:rsid w:val="003D367A"/>
    <w:rsid w:val="003D4C57"/>
    <w:rsid w:val="003D540B"/>
    <w:rsid w:val="003D5B7E"/>
    <w:rsid w:val="003D6CF4"/>
    <w:rsid w:val="003D7CBA"/>
    <w:rsid w:val="003E008E"/>
    <w:rsid w:val="003E19AA"/>
    <w:rsid w:val="003E2453"/>
    <w:rsid w:val="003E340F"/>
    <w:rsid w:val="003E38CE"/>
    <w:rsid w:val="003E42B5"/>
    <w:rsid w:val="003E4CEC"/>
    <w:rsid w:val="003E73BA"/>
    <w:rsid w:val="003E764E"/>
    <w:rsid w:val="003F1CC8"/>
    <w:rsid w:val="003F2F80"/>
    <w:rsid w:val="003F39EC"/>
    <w:rsid w:val="003F4809"/>
    <w:rsid w:val="00400748"/>
    <w:rsid w:val="00400CAC"/>
    <w:rsid w:val="004025B7"/>
    <w:rsid w:val="00403080"/>
    <w:rsid w:val="00403A24"/>
    <w:rsid w:val="004047DD"/>
    <w:rsid w:val="00404D3C"/>
    <w:rsid w:val="00404D71"/>
    <w:rsid w:val="0040767B"/>
    <w:rsid w:val="0041025A"/>
    <w:rsid w:val="004104C5"/>
    <w:rsid w:val="00410784"/>
    <w:rsid w:val="004113DE"/>
    <w:rsid w:val="0041340F"/>
    <w:rsid w:val="004143EA"/>
    <w:rsid w:val="0041633C"/>
    <w:rsid w:val="00417A18"/>
    <w:rsid w:val="004206C0"/>
    <w:rsid w:val="004220F7"/>
    <w:rsid w:val="004229EA"/>
    <w:rsid w:val="00422DE7"/>
    <w:rsid w:val="004234CD"/>
    <w:rsid w:val="00425F18"/>
    <w:rsid w:val="0042688F"/>
    <w:rsid w:val="00426B2C"/>
    <w:rsid w:val="00431235"/>
    <w:rsid w:val="004313F8"/>
    <w:rsid w:val="004319CC"/>
    <w:rsid w:val="00435F7C"/>
    <w:rsid w:val="0043692C"/>
    <w:rsid w:val="004369E1"/>
    <w:rsid w:val="004376D3"/>
    <w:rsid w:val="00440D95"/>
    <w:rsid w:val="004453AB"/>
    <w:rsid w:val="00446DAA"/>
    <w:rsid w:val="00447691"/>
    <w:rsid w:val="00451B45"/>
    <w:rsid w:val="00451C54"/>
    <w:rsid w:val="00454C45"/>
    <w:rsid w:val="00455AB1"/>
    <w:rsid w:val="00456369"/>
    <w:rsid w:val="00456981"/>
    <w:rsid w:val="00456D98"/>
    <w:rsid w:val="00461073"/>
    <w:rsid w:val="0046188C"/>
    <w:rsid w:val="00461B5B"/>
    <w:rsid w:val="00461E3B"/>
    <w:rsid w:val="0046326F"/>
    <w:rsid w:val="00463F5C"/>
    <w:rsid w:val="004650FA"/>
    <w:rsid w:val="00467255"/>
    <w:rsid w:val="0047092A"/>
    <w:rsid w:val="0047093D"/>
    <w:rsid w:val="004712E2"/>
    <w:rsid w:val="00471780"/>
    <w:rsid w:val="00472200"/>
    <w:rsid w:val="00472489"/>
    <w:rsid w:val="00472FB6"/>
    <w:rsid w:val="00473357"/>
    <w:rsid w:val="00473DEC"/>
    <w:rsid w:val="00474278"/>
    <w:rsid w:val="004763EB"/>
    <w:rsid w:val="00476DA0"/>
    <w:rsid w:val="0047799B"/>
    <w:rsid w:val="004812E0"/>
    <w:rsid w:val="00481E51"/>
    <w:rsid w:val="00482B9D"/>
    <w:rsid w:val="00483335"/>
    <w:rsid w:val="00484C13"/>
    <w:rsid w:val="0048538C"/>
    <w:rsid w:val="0048694C"/>
    <w:rsid w:val="00486F2F"/>
    <w:rsid w:val="00487FF8"/>
    <w:rsid w:val="0049029B"/>
    <w:rsid w:val="00491B54"/>
    <w:rsid w:val="004925E8"/>
    <w:rsid w:val="004926F3"/>
    <w:rsid w:val="004939ED"/>
    <w:rsid w:val="00493F5E"/>
    <w:rsid w:val="00494877"/>
    <w:rsid w:val="0049505D"/>
    <w:rsid w:val="0049644A"/>
    <w:rsid w:val="00496B83"/>
    <w:rsid w:val="00496C1E"/>
    <w:rsid w:val="004A003B"/>
    <w:rsid w:val="004A03A2"/>
    <w:rsid w:val="004A417A"/>
    <w:rsid w:val="004A4BF8"/>
    <w:rsid w:val="004B1856"/>
    <w:rsid w:val="004B21B7"/>
    <w:rsid w:val="004B301B"/>
    <w:rsid w:val="004B32C4"/>
    <w:rsid w:val="004B3347"/>
    <w:rsid w:val="004B4139"/>
    <w:rsid w:val="004B50CA"/>
    <w:rsid w:val="004B6630"/>
    <w:rsid w:val="004B67BD"/>
    <w:rsid w:val="004C165E"/>
    <w:rsid w:val="004C2345"/>
    <w:rsid w:val="004C2462"/>
    <w:rsid w:val="004C3D8F"/>
    <w:rsid w:val="004C5723"/>
    <w:rsid w:val="004C6780"/>
    <w:rsid w:val="004C7CB1"/>
    <w:rsid w:val="004D04D0"/>
    <w:rsid w:val="004D11B8"/>
    <w:rsid w:val="004D1300"/>
    <w:rsid w:val="004D1466"/>
    <w:rsid w:val="004D2274"/>
    <w:rsid w:val="004D401B"/>
    <w:rsid w:val="004D7D27"/>
    <w:rsid w:val="004E2E6B"/>
    <w:rsid w:val="004E2FBA"/>
    <w:rsid w:val="004E35FC"/>
    <w:rsid w:val="004E3B4E"/>
    <w:rsid w:val="004E5484"/>
    <w:rsid w:val="004E7C27"/>
    <w:rsid w:val="004F071C"/>
    <w:rsid w:val="004F27C6"/>
    <w:rsid w:val="004F2A2A"/>
    <w:rsid w:val="004F2AFA"/>
    <w:rsid w:val="004F30A5"/>
    <w:rsid w:val="004F3A1F"/>
    <w:rsid w:val="004F42D3"/>
    <w:rsid w:val="004F44E2"/>
    <w:rsid w:val="004F50CC"/>
    <w:rsid w:val="004F6B2C"/>
    <w:rsid w:val="004F7464"/>
    <w:rsid w:val="00500B94"/>
    <w:rsid w:val="00500D2E"/>
    <w:rsid w:val="005025A1"/>
    <w:rsid w:val="00504096"/>
    <w:rsid w:val="00504E6A"/>
    <w:rsid w:val="00504E77"/>
    <w:rsid w:val="00505893"/>
    <w:rsid w:val="00505CD0"/>
    <w:rsid w:val="00507DF7"/>
    <w:rsid w:val="00510D1D"/>
    <w:rsid w:val="005112AB"/>
    <w:rsid w:val="00511B5C"/>
    <w:rsid w:val="0051253D"/>
    <w:rsid w:val="00514F10"/>
    <w:rsid w:val="00516069"/>
    <w:rsid w:val="00516133"/>
    <w:rsid w:val="0051685F"/>
    <w:rsid w:val="005174BD"/>
    <w:rsid w:val="00522E6C"/>
    <w:rsid w:val="00523F75"/>
    <w:rsid w:val="00524360"/>
    <w:rsid w:val="0052506D"/>
    <w:rsid w:val="00525D0D"/>
    <w:rsid w:val="00525F54"/>
    <w:rsid w:val="00526D8B"/>
    <w:rsid w:val="00532D91"/>
    <w:rsid w:val="00533E48"/>
    <w:rsid w:val="005340DA"/>
    <w:rsid w:val="005347A2"/>
    <w:rsid w:val="005348D4"/>
    <w:rsid w:val="00535BE8"/>
    <w:rsid w:val="00540B8B"/>
    <w:rsid w:val="0054103F"/>
    <w:rsid w:val="0054119C"/>
    <w:rsid w:val="005414AE"/>
    <w:rsid w:val="00542A21"/>
    <w:rsid w:val="00543D10"/>
    <w:rsid w:val="00543D44"/>
    <w:rsid w:val="00545115"/>
    <w:rsid w:val="0054568F"/>
    <w:rsid w:val="0054692E"/>
    <w:rsid w:val="005479F0"/>
    <w:rsid w:val="00547E2A"/>
    <w:rsid w:val="00550460"/>
    <w:rsid w:val="005512F5"/>
    <w:rsid w:val="00551A9B"/>
    <w:rsid w:val="00551D3C"/>
    <w:rsid w:val="005520CC"/>
    <w:rsid w:val="00552128"/>
    <w:rsid w:val="005528BC"/>
    <w:rsid w:val="00555280"/>
    <w:rsid w:val="005553AF"/>
    <w:rsid w:val="005559C6"/>
    <w:rsid w:val="0055674E"/>
    <w:rsid w:val="005616DE"/>
    <w:rsid w:val="00561DE3"/>
    <w:rsid w:val="0056239B"/>
    <w:rsid w:val="00563E14"/>
    <w:rsid w:val="00563E2A"/>
    <w:rsid w:val="00563F51"/>
    <w:rsid w:val="00564AB4"/>
    <w:rsid w:val="00565A81"/>
    <w:rsid w:val="00565CB9"/>
    <w:rsid w:val="00566127"/>
    <w:rsid w:val="005665A4"/>
    <w:rsid w:val="00567134"/>
    <w:rsid w:val="00567ADE"/>
    <w:rsid w:val="005704D5"/>
    <w:rsid w:val="00571003"/>
    <w:rsid w:val="0057107E"/>
    <w:rsid w:val="00571859"/>
    <w:rsid w:val="00571C65"/>
    <w:rsid w:val="00573E1F"/>
    <w:rsid w:val="00574F47"/>
    <w:rsid w:val="00575400"/>
    <w:rsid w:val="005758D8"/>
    <w:rsid w:val="00575CB2"/>
    <w:rsid w:val="00577EEA"/>
    <w:rsid w:val="00581834"/>
    <w:rsid w:val="00582455"/>
    <w:rsid w:val="00583B53"/>
    <w:rsid w:val="0058434F"/>
    <w:rsid w:val="00584530"/>
    <w:rsid w:val="00584A1D"/>
    <w:rsid w:val="00585935"/>
    <w:rsid w:val="00585C5C"/>
    <w:rsid w:val="00592115"/>
    <w:rsid w:val="005934DC"/>
    <w:rsid w:val="00593ABD"/>
    <w:rsid w:val="005940B0"/>
    <w:rsid w:val="005941E7"/>
    <w:rsid w:val="00594DBA"/>
    <w:rsid w:val="00595BBC"/>
    <w:rsid w:val="00595C0D"/>
    <w:rsid w:val="00595CAF"/>
    <w:rsid w:val="005968DD"/>
    <w:rsid w:val="00596AB9"/>
    <w:rsid w:val="005A025E"/>
    <w:rsid w:val="005A179D"/>
    <w:rsid w:val="005A2A7C"/>
    <w:rsid w:val="005A3AD3"/>
    <w:rsid w:val="005A492D"/>
    <w:rsid w:val="005A4B86"/>
    <w:rsid w:val="005A528F"/>
    <w:rsid w:val="005A5763"/>
    <w:rsid w:val="005A71BF"/>
    <w:rsid w:val="005A7544"/>
    <w:rsid w:val="005A7E4B"/>
    <w:rsid w:val="005B0507"/>
    <w:rsid w:val="005B08F6"/>
    <w:rsid w:val="005B0C04"/>
    <w:rsid w:val="005B3B74"/>
    <w:rsid w:val="005B51C7"/>
    <w:rsid w:val="005B5A8F"/>
    <w:rsid w:val="005B6D62"/>
    <w:rsid w:val="005B7275"/>
    <w:rsid w:val="005B7962"/>
    <w:rsid w:val="005C1946"/>
    <w:rsid w:val="005C2E43"/>
    <w:rsid w:val="005C66F5"/>
    <w:rsid w:val="005C6BE8"/>
    <w:rsid w:val="005D08EB"/>
    <w:rsid w:val="005D1163"/>
    <w:rsid w:val="005D180E"/>
    <w:rsid w:val="005D1D0F"/>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64E5"/>
    <w:rsid w:val="005E7A5D"/>
    <w:rsid w:val="005F0254"/>
    <w:rsid w:val="005F0CA2"/>
    <w:rsid w:val="005F11A1"/>
    <w:rsid w:val="005F1C6F"/>
    <w:rsid w:val="005F35CF"/>
    <w:rsid w:val="005F3C57"/>
    <w:rsid w:val="005F5DB4"/>
    <w:rsid w:val="005F660B"/>
    <w:rsid w:val="00601585"/>
    <w:rsid w:val="006015C5"/>
    <w:rsid w:val="00601F51"/>
    <w:rsid w:val="006036C5"/>
    <w:rsid w:val="006038BD"/>
    <w:rsid w:val="00603B52"/>
    <w:rsid w:val="006062D9"/>
    <w:rsid w:val="00606A20"/>
    <w:rsid w:val="0060750C"/>
    <w:rsid w:val="006112B7"/>
    <w:rsid w:val="006116BF"/>
    <w:rsid w:val="00612C7D"/>
    <w:rsid w:val="00615284"/>
    <w:rsid w:val="00615EB6"/>
    <w:rsid w:val="00616ED4"/>
    <w:rsid w:val="00617D76"/>
    <w:rsid w:val="00620C9A"/>
    <w:rsid w:val="0062215F"/>
    <w:rsid w:val="00622FC7"/>
    <w:rsid w:val="006249B2"/>
    <w:rsid w:val="00625A32"/>
    <w:rsid w:val="00625B5E"/>
    <w:rsid w:val="00626FC9"/>
    <w:rsid w:val="00627064"/>
    <w:rsid w:val="00627EFB"/>
    <w:rsid w:val="006307B7"/>
    <w:rsid w:val="00631233"/>
    <w:rsid w:val="00632553"/>
    <w:rsid w:val="00632DC7"/>
    <w:rsid w:val="006332A9"/>
    <w:rsid w:val="00633C92"/>
    <w:rsid w:val="0063543B"/>
    <w:rsid w:val="00636A25"/>
    <w:rsid w:val="00636EA5"/>
    <w:rsid w:val="00644AAC"/>
    <w:rsid w:val="00644EEB"/>
    <w:rsid w:val="0064620A"/>
    <w:rsid w:val="00646D67"/>
    <w:rsid w:val="00646DE9"/>
    <w:rsid w:val="0065613A"/>
    <w:rsid w:val="00656374"/>
    <w:rsid w:val="00656A82"/>
    <w:rsid w:val="006570D7"/>
    <w:rsid w:val="0065729D"/>
    <w:rsid w:val="00657B61"/>
    <w:rsid w:val="00660B76"/>
    <w:rsid w:val="00662EE5"/>
    <w:rsid w:val="00663F15"/>
    <w:rsid w:val="00664251"/>
    <w:rsid w:val="0066565E"/>
    <w:rsid w:val="00665E5C"/>
    <w:rsid w:val="006700D7"/>
    <w:rsid w:val="00671607"/>
    <w:rsid w:val="00675471"/>
    <w:rsid w:val="006757CA"/>
    <w:rsid w:val="00677BA2"/>
    <w:rsid w:val="0068031A"/>
    <w:rsid w:val="0068055F"/>
    <w:rsid w:val="006805A4"/>
    <w:rsid w:val="0068318C"/>
    <w:rsid w:val="00685B40"/>
    <w:rsid w:val="00686F9C"/>
    <w:rsid w:val="00687B0F"/>
    <w:rsid w:val="00690481"/>
    <w:rsid w:val="006905AA"/>
    <w:rsid w:val="006905BE"/>
    <w:rsid w:val="006919AF"/>
    <w:rsid w:val="00692553"/>
    <w:rsid w:val="00692FBD"/>
    <w:rsid w:val="00693295"/>
    <w:rsid w:val="00693D91"/>
    <w:rsid w:val="00694D3E"/>
    <w:rsid w:val="00694FE0"/>
    <w:rsid w:val="00696A41"/>
    <w:rsid w:val="0069755D"/>
    <w:rsid w:val="006A0944"/>
    <w:rsid w:val="006A3518"/>
    <w:rsid w:val="006A4AC4"/>
    <w:rsid w:val="006A55AB"/>
    <w:rsid w:val="006B06A7"/>
    <w:rsid w:val="006B15FD"/>
    <w:rsid w:val="006B19D7"/>
    <w:rsid w:val="006B2D2D"/>
    <w:rsid w:val="006B3831"/>
    <w:rsid w:val="006B46F5"/>
    <w:rsid w:val="006B5F9F"/>
    <w:rsid w:val="006B6051"/>
    <w:rsid w:val="006B6985"/>
    <w:rsid w:val="006C0016"/>
    <w:rsid w:val="006C02E3"/>
    <w:rsid w:val="006C0EFA"/>
    <w:rsid w:val="006C28D9"/>
    <w:rsid w:val="006C316B"/>
    <w:rsid w:val="006C36D5"/>
    <w:rsid w:val="006C465C"/>
    <w:rsid w:val="006C4BC5"/>
    <w:rsid w:val="006C53F0"/>
    <w:rsid w:val="006C74DF"/>
    <w:rsid w:val="006D0A02"/>
    <w:rsid w:val="006D143A"/>
    <w:rsid w:val="006D2632"/>
    <w:rsid w:val="006D33A5"/>
    <w:rsid w:val="006D3ACF"/>
    <w:rsid w:val="006D3D00"/>
    <w:rsid w:val="006D596E"/>
    <w:rsid w:val="006D5B8E"/>
    <w:rsid w:val="006D5CA0"/>
    <w:rsid w:val="006D72AF"/>
    <w:rsid w:val="006D7A30"/>
    <w:rsid w:val="006E04D8"/>
    <w:rsid w:val="006E16F9"/>
    <w:rsid w:val="006E2F2D"/>
    <w:rsid w:val="006E456A"/>
    <w:rsid w:val="006E5247"/>
    <w:rsid w:val="006E6062"/>
    <w:rsid w:val="006E695D"/>
    <w:rsid w:val="006E74ED"/>
    <w:rsid w:val="006F1FD3"/>
    <w:rsid w:val="006F2D56"/>
    <w:rsid w:val="006F36BD"/>
    <w:rsid w:val="006F670D"/>
    <w:rsid w:val="006F71F9"/>
    <w:rsid w:val="00700209"/>
    <w:rsid w:val="00701A26"/>
    <w:rsid w:val="00701AFE"/>
    <w:rsid w:val="0070283E"/>
    <w:rsid w:val="0070426B"/>
    <w:rsid w:val="00704354"/>
    <w:rsid w:val="0070456B"/>
    <w:rsid w:val="00705235"/>
    <w:rsid w:val="0070719C"/>
    <w:rsid w:val="00707B59"/>
    <w:rsid w:val="00710599"/>
    <w:rsid w:val="007110E1"/>
    <w:rsid w:val="00712228"/>
    <w:rsid w:val="00712722"/>
    <w:rsid w:val="00715CA0"/>
    <w:rsid w:val="007174BD"/>
    <w:rsid w:val="00721EA2"/>
    <w:rsid w:val="007230A2"/>
    <w:rsid w:val="00723F50"/>
    <w:rsid w:val="007252CB"/>
    <w:rsid w:val="00726D30"/>
    <w:rsid w:val="00727801"/>
    <w:rsid w:val="007324BA"/>
    <w:rsid w:val="00733DB8"/>
    <w:rsid w:val="00734C8A"/>
    <w:rsid w:val="0073644E"/>
    <w:rsid w:val="00737611"/>
    <w:rsid w:val="00737DAE"/>
    <w:rsid w:val="007403C6"/>
    <w:rsid w:val="00740469"/>
    <w:rsid w:val="0074156C"/>
    <w:rsid w:val="00741B87"/>
    <w:rsid w:val="007431E3"/>
    <w:rsid w:val="00743B7D"/>
    <w:rsid w:val="00745AD6"/>
    <w:rsid w:val="00745BB8"/>
    <w:rsid w:val="007462E5"/>
    <w:rsid w:val="00746969"/>
    <w:rsid w:val="00751B98"/>
    <w:rsid w:val="00751E06"/>
    <w:rsid w:val="0075388E"/>
    <w:rsid w:val="00753EE5"/>
    <w:rsid w:val="00754BA9"/>
    <w:rsid w:val="007557BD"/>
    <w:rsid w:val="00756520"/>
    <w:rsid w:val="00762A70"/>
    <w:rsid w:val="00763692"/>
    <w:rsid w:val="00763819"/>
    <w:rsid w:val="0076460F"/>
    <w:rsid w:val="00764BBF"/>
    <w:rsid w:val="00764E20"/>
    <w:rsid w:val="00764E73"/>
    <w:rsid w:val="00764EDC"/>
    <w:rsid w:val="00766D2E"/>
    <w:rsid w:val="00766FA2"/>
    <w:rsid w:val="007675F1"/>
    <w:rsid w:val="00771AF6"/>
    <w:rsid w:val="00772BF0"/>
    <w:rsid w:val="00773ECD"/>
    <w:rsid w:val="00774DAD"/>
    <w:rsid w:val="00775954"/>
    <w:rsid w:val="00776223"/>
    <w:rsid w:val="007766D2"/>
    <w:rsid w:val="0077673A"/>
    <w:rsid w:val="007807CC"/>
    <w:rsid w:val="0078092F"/>
    <w:rsid w:val="00780C10"/>
    <w:rsid w:val="00783A69"/>
    <w:rsid w:val="00784070"/>
    <w:rsid w:val="00784DB1"/>
    <w:rsid w:val="0078522C"/>
    <w:rsid w:val="007855E5"/>
    <w:rsid w:val="00785658"/>
    <w:rsid w:val="007857BE"/>
    <w:rsid w:val="00785EDB"/>
    <w:rsid w:val="007869C8"/>
    <w:rsid w:val="00792AD4"/>
    <w:rsid w:val="00792AFA"/>
    <w:rsid w:val="007935C5"/>
    <w:rsid w:val="00794ADF"/>
    <w:rsid w:val="00794BEF"/>
    <w:rsid w:val="0079590D"/>
    <w:rsid w:val="00795A76"/>
    <w:rsid w:val="00795A9A"/>
    <w:rsid w:val="007A0AE2"/>
    <w:rsid w:val="007A0EE4"/>
    <w:rsid w:val="007A0F91"/>
    <w:rsid w:val="007A13E4"/>
    <w:rsid w:val="007A198C"/>
    <w:rsid w:val="007A5964"/>
    <w:rsid w:val="007A5A56"/>
    <w:rsid w:val="007A62A7"/>
    <w:rsid w:val="007A6AEE"/>
    <w:rsid w:val="007A75A3"/>
    <w:rsid w:val="007B04F4"/>
    <w:rsid w:val="007B1371"/>
    <w:rsid w:val="007B163A"/>
    <w:rsid w:val="007B23BA"/>
    <w:rsid w:val="007B397A"/>
    <w:rsid w:val="007B6851"/>
    <w:rsid w:val="007B6BF1"/>
    <w:rsid w:val="007B7478"/>
    <w:rsid w:val="007C3CED"/>
    <w:rsid w:val="007C4FA5"/>
    <w:rsid w:val="007C7AEE"/>
    <w:rsid w:val="007D114B"/>
    <w:rsid w:val="007D1412"/>
    <w:rsid w:val="007D19B8"/>
    <w:rsid w:val="007D1BE1"/>
    <w:rsid w:val="007D4338"/>
    <w:rsid w:val="007D4CB4"/>
    <w:rsid w:val="007D707A"/>
    <w:rsid w:val="007E0AFE"/>
    <w:rsid w:val="007E126A"/>
    <w:rsid w:val="007E25B3"/>
    <w:rsid w:val="007E3CC7"/>
    <w:rsid w:val="007E3CE1"/>
    <w:rsid w:val="007E4D8F"/>
    <w:rsid w:val="007E5C86"/>
    <w:rsid w:val="007F1A82"/>
    <w:rsid w:val="007F2FAE"/>
    <w:rsid w:val="007F3ACA"/>
    <w:rsid w:val="007F3D4B"/>
    <w:rsid w:val="007F554E"/>
    <w:rsid w:val="007F5E9E"/>
    <w:rsid w:val="007F5FA7"/>
    <w:rsid w:val="007F61BC"/>
    <w:rsid w:val="007F6777"/>
    <w:rsid w:val="008000D7"/>
    <w:rsid w:val="008007BA"/>
    <w:rsid w:val="008018EB"/>
    <w:rsid w:val="008039DC"/>
    <w:rsid w:val="00803E76"/>
    <w:rsid w:val="008059FF"/>
    <w:rsid w:val="00805E11"/>
    <w:rsid w:val="00806221"/>
    <w:rsid w:val="008072E5"/>
    <w:rsid w:val="00810317"/>
    <w:rsid w:val="00811F4E"/>
    <w:rsid w:val="0081275F"/>
    <w:rsid w:val="00812C0E"/>
    <w:rsid w:val="00812E2A"/>
    <w:rsid w:val="00813EB5"/>
    <w:rsid w:val="00814452"/>
    <w:rsid w:val="00814EB8"/>
    <w:rsid w:val="00816E25"/>
    <w:rsid w:val="00821210"/>
    <w:rsid w:val="008226CF"/>
    <w:rsid w:val="00822913"/>
    <w:rsid w:val="0082291B"/>
    <w:rsid w:val="0082415F"/>
    <w:rsid w:val="0082464E"/>
    <w:rsid w:val="008266E7"/>
    <w:rsid w:val="00826D4B"/>
    <w:rsid w:val="008315DA"/>
    <w:rsid w:val="008319ED"/>
    <w:rsid w:val="00831B78"/>
    <w:rsid w:val="008331FF"/>
    <w:rsid w:val="008339B9"/>
    <w:rsid w:val="00834A6F"/>
    <w:rsid w:val="00834CBB"/>
    <w:rsid w:val="0083547E"/>
    <w:rsid w:val="008356E9"/>
    <w:rsid w:val="00835E20"/>
    <w:rsid w:val="00836126"/>
    <w:rsid w:val="00840357"/>
    <w:rsid w:val="008438D1"/>
    <w:rsid w:val="00844E30"/>
    <w:rsid w:val="00845001"/>
    <w:rsid w:val="00846C19"/>
    <w:rsid w:val="00850126"/>
    <w:rsid w:val="008503BA"/>
    <w:rsid w:val="0085118B"/>
    <w:rsid w:val="008511E6"/>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67D1"/>
    <w:rsid w:val="008700AA"/>
    <w:rsid w:val="00870369"/>
    <w:rsid w:val="00871058"/>
    <w:rsid w:val="00871A4B"/>
    <w:rsid w:val="00871D35"/>
    <w:rsid w:val="00871E64"/>
    <w:rsid w:val="00872304"/>
    <w:rsid w:val="00872575"/>
    <w:rsid w:val="00873596"/>
    <w:rsid w:val="008751F6"/>
    <w:rsid w:val="00875399"/>
    <w:rsid w:val="00876E17"/>
    <w:rsid w:val="00881739"/>
    <w:rsid w:val="00881B30"/>
    <w:rsid w:val="00882142"/>
    <w:rsid w:val="0088272B"/>
    <w:rsid w:val="00882D4A"/>
    <w:rsid w:val="00887C87"/>
    <w:rsid w:val="00891C1B"/>
    <w:rsid w:val="00893DB8"/>
    <w:rsid w:val="00894BA4"/>
    <w:rsid w:val="00894C48"/>
    <w:rsid w:val="00894CA0"/>
    <w:rsid w:val="008959D5"/>
    <w:rsid w:val="00896145"/>
    <w:rsid w:val="008A01AF"/>
    <w:rsid w:val="008A0F06"/>
    <w:rsid w:val="008A1DDE"/>
    <w:rsid w:val="008A23B2"/>
    <w:rsid w:val="008A2412"/>
    <w:rsid w:val="008A3874"/>
    <w:rsid w:val="008A3894"/>
    <w:rsid w:val="008A5681"/>
    <w:rsid w:val="008A7BA1"/>
    <w:rsid w:val="008B0016"/>
    <w:rsid w:val="008B020C"/>
    <w:rsid w:val="008B03DE"/>
    <w:rsid w:val="008B07D8"/>
    <w:rsid w:val="008B1112"/>
    <w:rsid w:val="008B132B"/>
    <w:rsid w:val="008B3A46"/>
    <w:rsid w:val="008B3C16"/>
    <w:rsid w:val="008B52AC"/>
    <w:rsid w:val="008B6689"/>
    <w:rsid w:val="008B760E"/>
    <w:rsid w:val="008C007D"/>
    <w:rsid w:val="008C10BA"/>
    <w:rsid w:val="008C1172"/>
    <w:rsid w:val="008C4E3D"/>
    <w:rsid w:val="008C52A2"/>
    <w:rsid w:val="008C54F0"/>
    <w:rsid w:val="008C5D3B"/>
    <w:rsid w:val="008D033F"/>
    <w:rsid w:val="008D2C6C"/>
    <w:rsid w:val="008D5513"/>
    <w:rsid w:val="008D59CE"/>
    <w:rsid w:val="008E0387"/>
    <w:rsid w:val="008E1AF8"/>
    <w:rsid w:val="008E23F7"/>
    <w:rsid w:val="008E3D26"/>
    <w:rsid w:val="008E41CB"/>
    <w:rsid w:val="008E4315"/>
    <w:rsid w:val="008E58A1"/>
    <w:rsid w:val="008E5A09"/>
    <w:rsid w:val="008E6617"/>
    <w:rsid w:val="008E6B2E"/>
    <w:rsid w:val="008F0373"/>
    <w:rsid w:val="008F06B8"/>
    <w:rsid w:val="008F0E65"/>
    <w:rsid w:val="008F1D0A"/>
    <w:rsid w:val="008F48DB"/>
    <w:rsid w:val="008F4B36"/>
    <w:rsid w:val="008F4D34"/>
    <w:rsid w:val="008F5326"/>
    <w:rsid w:val="008F6646"/>
    <w:rsid w:val="008F6F4A"/>
    <w:rsid w:val="008F78A2"/>
    <w:rsid w:val="009004FB"/>
    <w:rsid w:val="009008AD"/>
    <w:rsid w:val="00902151"/>
    <w:rsid w:val="00903071"/>
    <w:rsid w:val="009056F4"/>
    <w:rsid w:val="00905B39"/>
    <w:rsid w:val="009069C3"/>
    <w:rsid w:val="009104FB"/>
    <w:rsid w:val="00910E1F"/>
    <w:rsid w:val="00911808"/>
    <w:rsid w:val="009123E3"/>
    <w:rsid w:val="00913A12"/>
    <w:rsid w:val="009142AB"/>
    <w:rsid w:val="00914E69"/>
    <w:rsid w:val="00915160"/>
    <w:rsid w:val="009154FA"/>
    <w:rsid w:val="00917C23"/>
    <w:rsid w:val="00917E80"/>
    <w:rsid w:val="00917F94"/>
    <w:rsid w:val="00921014"/>
    <w:rsid w:val="0092122A"/>
    <w:rsid w:val="00922F7B"/>
    <w:rsid w:val="009235E8"/>
    <w:rsid w:val="0092398F"/>
    <w:rsid w:val="00925CD3"/>
    <w:rsid w:val="0092615F"/>
    <w:rsid w:val="00926933"/>
    <w:rsid w:val="009310BF"/>
    <w:rsid w:val="00933A3E"/>
    <w:rsid w:val="0093541A"/>
    <w:rsid w:val="00935E30"/>
    <w:rsid w:val="009372BE"/>
    <w:rsid w:val="00937A14"/>
    <w:rsid w:val="009400BC"/>
    <w:rsid w:val="00941F21"/>
    <w:rsid w:val="0094221A"/>
    <w:rsid w:val="00942659"/>
    <w:rsid w:val="00942CFA"/>
    <w:rsid w:val="00942D7D"/>
    <w:rsid w:val="00943832"/>
    <w:rsid w:val="00944614"/>
    <w:rsid w:val="00944690"/>
    <w:rsid w:val="00944F14"/>
    <w:rsid w:val="00947AEA"/>
    <w:rsid w:val="00950DE2"/>
    <w:rsid w:val="0095254B"/>
    <w:rsid w:val="009526EC"/>
    <w:rsid w:val="00952A17"/>
    <w:rsid w:val="00952BAB"/>
    <w:rsid w:val="00953731"/>
    <w:rsid w:val="00954D22"/>
    <w:rsid w:val="009556C3"/>
    <w:rsid w:val="009559C0"/>
    <w:rsid w:val="00956075"/>
    <w:rsid w:val="0095682E"/>
    <w:rsid w:val="00957820"/>
    <w:rsid w:val="009579A2"/>
    <w:rsid w:val="00960BB2"/>
    <w:rsid w:val="0096216E"/>
    <w:rsid w:val="00963227"/>
    <w:rsid w:val="009634CE"/>
    <w:rsid w:val="00965D7B"/>
    <w:rsid w:val="00967204"/>
    <w:rsid w:val="0097108C"/>
    <w:rsid w:val="00971115"/>
    <w:rsid w:val="009715E1"/>
    <w:rsid w:val="00971A08"/>
    <w:rsid w:val="00972C52"/>
    <w:rsid w:val="00972EF6"/>
    <w:rsid w:val="00974896"/>
    <w:rsid w:val="0097500D"/>
    <w:rsid w:val="00976910"/>
    <w:rsid w:val="00976AD5"/>
    <w:rsid w:val="0098058F"/>
    <w:rsid w:val="009809CF"/>
    <w:rsid w:val="00980E2A"/>
    <w:rsid w:val="00982BE5"/>
    <w:rsid w:val="009836EF"/>
    <w:rsid w:val="009852BD"/>
    <w:rsid w:val="00986D10"/>
    <w:rsid w:val="0099096F"/>
    <w:rsid w:val="00991B30"/>
    <w:rsid w:val="00991C86"/>
    <w:rsid w:val="00992664"/>
    <w:rsid w:val="00992ACC"/>
    <w:rsid w:val="00995B49"/>
    <w:rsid w:val="0099741A"/>
    <w:rsid w:val="009975D5"/>
    <w:rsid w:val="00997797"/>
    <w:rsid w:val="00997DF4"/>
    <w:rsid w:val="009A0AC2"/>
    <w:rsid w:val="009A0D30"/>
    <w:rsid w:val="009A1470"/>
    <w:rsid w:val="009A37AC"/>
    <w:rsid w:val="009A3833"/>
    <w:rsid w:val="009A6B53"/>
    <w:rsid w:val="009A7172"/>
    <w:rsid w:val="009B09B1"/>
    <w:rsid w:val="009B117C"/>
    <w:rsid w:val="009B358D"/>
    <w:rsid w:val="009B3B26"/>
    <w:rsid w:val="009B3EAE"/>
    <w:rsid w:val="009B523C"/>
    <w:rsid w:val="009B6450"/>
    <w:rsid w:val="009B7854"/>
    <w:rsid w:val="009B7BDF"/>
    <w:rsid w:val="009B7D75"/>
    <w:rsid w:val="009C1324"/>
    <w:rsid w:val="009C210E"/>
    <w:rsid w:val="009C2ABF"/>
    <w:rsid w:val="009C3ACE"/>
    <w:rsid w:val="009C3F45"/>
    <w:rsid w:val="009C437D"/>
    <w:rsid w:val="009C6C76"/>
    <w:rsid w:val="009C7C39"/>
    <w:rsid w:val="009D0693"/>
    <w:rsid w:val="009D0795"/>
    <w:rsid w:val="009D197E"/>
    <w:rsid w:val="009D1B1D"/>
    <w:rsid w:val="009D22C4"/>
    <w:rsid w:val="009D29BD"/>
    <w:rsid w:val="009D3890"/>
    <w:rsid w:val="009D4910"/>
    <w:rsid w:val="009D6FD6"/>
    <w:rsid w:val="009D6FE1"/>
    <w:rsid w:val="009D7BF1"/>
    <w:rsid w:val="009E227C"/>
    <w:rsid w:val="009E29AC"/>
    <w:rsid w:val="009E341D"/>
    <w:rsid w:val="009E4066"/>
    <w:rsid w:val="009E41E7"/>
    <w:rsid w:val="009E4D28"/>
    <w:rsid w:val="009E6994"/>
    <w:rsid w:val="009E7725"/>
    <w:rsid w:val="009E7EA0"/>
    <w:rsid w:val="009F04CC"/>
    <w:rsid w:val="009F2602"/>
    <w:rsid w:val="009F3303"/>
    <w:rsid w:val="009F3981"/>
    <w:rsid w:val="009F3B52"/>
    <w:rsid w:val="009F7B9D"/>
    <w:rsid w:val="00A020E7"/>
    <w:rsid w:val="00A03486"/>
    <w:rsid w:val="00A05CA1"/>
    <w:rsid w:val="00A07F20"/>
    <w:rsid w:val="00A11052"/>
    <w:rsid w:val="00A11908"/>
    <w:rsid w:val="00A122FE"/>
    <w:rsid w:val="00A12456"/>
    <w:rsid w:val="00A12963"/>
    <w:rsid w:val="00A12AD1"/>
    <w:rsid w:val="00A1326F"/>
    <w:rsid w:val="00A13E35"/>
    <w:rsid w:val="00A154A6"/>
    <w:rsid w:val="00A157C3"/>
    <w:rsid w:val="00A16306"/>
    <w:rsid w:val="00A168F5"/>
    <w:rsid w:val="00A16A8F"/>
    <w:rsid w:val="00A17DFB"/>
    <w:rsid w:val="00A207AB"/>
    <w:rsid w:val="00A20BF6"/>
    <w:rsid w:val="00A229CC"/>
    <w:rsid w:val="00A237EC"/>
    <w:rsid w:val="00A251AB"/>
    <w:rsid w:val="00A2754D"/>
    <w:rsid w:val="00A278E5"/>
    <w:rsid w:val="00A27B00"/>
    <w:rsid w:val="00A30793"/>
    <w:rsid w:val="00A30E89"/>
    <w:rsid w:val="00A3235C"/>
    <w:rsid w:val="00A32C87"/>
    <w:rsid w:val="00A3316D"/>
    <w:rsid w:val="00A36817"/>
    <w:rsid w:val="00A3724F"/>
    <w:rsid w:val="00A375ED"/>
    <w:rsid w:val="00A40C9A"/>
    <w:rsid w:val="00A41FA6"/>
    <w:rsid w:val="00A436E3"/>
    <w:rsid w:val="00A437B9"/>
    <w:rsid w:val="00A44290"/>
    <w:rsid w:val="00A45D3F"/>
    <w:rsid w:val="00A47E8E"/>
    <w:rsid w:val="00A524DC"/>
    <w:rsid w:val="00A52507"/>
    <w:rsid w:val="00A52738"/>
    <w:rsid w:val="00A54C28"/>
    <w:rsid w:val="00A5545F"/>
    <w:rsid w:val="00A56889"/>
    <w:rsid w:val="00A60AC5"/>
    <w:rsid w:val="00A63AF1"/>
    <w:rsid w:val="00A64785"/>
    <w:rsid w:val="00A64E44"/>
    <w:rsid w:val="00A66982"/>
    <w:rsid w:val="00A6706F"/>
    <w:rsid w:val="00A711F1"/>
    <w:rsid w:val="00A713BD"/>
    <w:rsid w:val="00A72B0C"/>
    <w:rsid w:val="00A72E4B"/>
    <w:rsid w:val="00A757E3"/>
    <w:rsid w:val="00A824FC"/>
    <w:rsid w:val="00A82F81"/>
    <w:rsid w:val="00A9063E"/>
    <w:rsid w:val="00A91B59"/>
    <w:rsid w:val="00A93DDB"/>
    <w:rsid w:val="00A9501D"/>
    <w:rsid w:val="00A96FDB"/>
    <w:rsid w:val="00A97824"/>
    <w:rsid w:val="00AA0AFA"/>
    <w:rsid w:val="00AA0E16"/>
    <w:rsid w:val="00AA10EE"/>
    <w:rsid w:val="00AA1381"/>
    <w:rsid w:val="00AA19CD"/>
    <w:rsid w:val="00AA1DBA"/>
    <w:rsid w:val="00AA217E"/>
    <w:rsid w:val="00AA21AD"/>
    <w:rsid w:val="00AA3501"/>
    <w:rsid w:val="00AA39C7"/>
    <w:rsid w:val="00AA4290"/>
    <w:rsid w:val="00AA63CE"/>
    <w:rsid w:val="00AA6C09"/>
    <w:rsid w:val="00AA7D18"/>
    <w:rsid w:val="00AA7E3D"/>
    <w:rsid w:val="00AB142C"/>
    <w:rsid w:val="00AB1BD3"/>
    <w:rsid w:val="00AB1F06"/>
    <w:rsid w:val="00AB240B"/>
    <w:rsid w:val="00AB27E2"/>
    <w:rsid w:val="00AB415E"/>
    <w:rsid w:val="00AB455E"/>
    <w:rsid w:val="00AB4DAD"/>
    <w:rsid w:val="00AB55F9"/>
    <w:rsid w:val="00AB6240"/>
    <w:rsid w:val="00AB72E5"/>
    <w:rsid w:val="00AB7960"/>
    <w:rsid w:val="00AC080B"/>
    <w:rsid w:val="00AC1245"/>
    <w:rsid w:val="00AC1454"/>
    <w:rsid w:val="00AC15F7"/>
    <w:rsid w:val="00AC387E"/>
    <w:rsid w:val="00AC3CC6"/>
    <w:rsid w:val="00AC3F86"/>
    <w:rsid w:val="00AC4FBD"/>
    <w:rsid w:val="00AC6AA1"/>
    <w:rsid w:val="00AC6EC7"/>
    <w:rsid w:val="00AD0CCA"/>
    <w:rsid w:val="00AD1B73"/>
    <w:rsid w:val="00AD2233"/>
    <w:rsid w:val="00AD338A"/>
    <w:rsid w:val="00AD3C97"/>
    <w:rsid w:val="00AD4054"/>
    <w:rsid w:val="00AD64F1"/>
    <w:rsid w:val="00AD6756"/>
    <w:rsid w:val="00AD7247"/>
    <w:rsid w:val="00AD74C6"/>
    <w:rsid w:val="00AE116B"/>
    <w:rsid w:val="00AE1638"/>
    <w:rsid w:val="00AE1EDE"/>
    <w:rsid w:val="00AE2474"/>
    <w:rsid w:val="00AE2672"/>
    <w:rsid w:val="00AE3489"/>
    <w:rsid w:val="00AE4155"/>
    <w:rsid w:val="00AE4759"/>
    <w:rsid w:val="00AE48F4"/>
    <w:rsid w:val="00AE50A9"/>
    <w:rsid w:val="00AE612F"/>
    <w:rsid w:val="00AE6CF8"/>
    <w:rsid w:val="00AE7585"/>
    <w:rsid w:val="00AF042E"/>
    <w:rsid w:val="00AF0508"/>
    <w:rsid w:val="00AF0DFF"/>
    <w:rsid w:val="00AF0E07"/>
    <w:rsid w:val="00AF1755"/>
    <w:rsid w:val="00AF1D03"/>
    <w:rsid w:val="00AF1D9A"/>
    <w:rsid w:val="00AF3A89"/>
    <w:rsid w:val="00AF418E"/>
    <w:rsid w:val="00AF5AF0"/>
    <w:rsid w:val="00AF5B5A"/>
    <w:rsid w:val="00AF6E8B"/>
    <w:rsid w:val="00AF71CF"/>
    <w:rsid w:val="00AF7387"/>
    <w:rsid w:val="00B012DB"/>
    <w:rsid w:val="00B015C8"/>
    <w:rsid w:val="00B015EC"/>
    <w:rsid w:val="00B0203A"/>
    <w:rsid w:val="00B02D24"/>
    <w:rsid w:val="00B02E4B"/>
    <w:rsid w:val="00B04B6A"/>
    <w:rsid w:val="00B05750"/>
    <w:rsid w:val="00B06BFA"/>
    <w:rsid w:val="00B11344"/>
    <w:rsid w:val="00B12834"/>
    <w:rsid w:val="00B14586"/>
    <w:rsid w:val="00B14BB1"/>
    <w:rsid w:val="00B14D25"/>
    <w:rsid w:val="00B15DA8"/>
    <w:rsid w:val="00B1645E"/>
    <w:rsid w:val="00B22F5B"/>
    <w:rsid w:val="00B24ED7"/>
    <w:rsid w:val="00B251FA"/>
    <w:rsid w:val="00B26EFE"/>
    <w:rsid w:val="00B27050"/>
    <w:rsid w:val="00B30CF8"/>
    <w:rsid w:val="00B31E35"/>
    <w:rsid w:val="00B322B8"/>
    <w:rsid w:val="00B32E84"/>
    <w:rsid w:val="00B33055"/>
    <w:rsid w:val="00B3343E"/>
    <w:rsid w:val="00B33C69"/>
    <w:rsid w:val="00B34B6E"/>
    <w:rsid w:val="00B35D26"/>
    <w:rsid w:val="00B36AF7"/>
    <w:rsid w:val="00B36D63"/>
    <w:rsid w:val="00B370CA"/>
    <w:rsid w:val="00B41FE1"/>
    <w:rsid w:val="00B420A8"/>
    <w:rsid w:val="00B42FEC"/>
    <w:rsid w:val="00B43080"/>
    <w:rsid w:val="00B433AA"/>
    <w:rsid w:val="00B451B1"/>
    <w:rsid w:val="00B45F70"/>
    <w:rsid w:val="00B46825"/>
    <w:rsid w:val="00B4711F"/>
    <w:rsid w:val="00B476E4"/>
    <w:rsid w:val="00B47851"/>
    <w:rsid w:val="00B50D2A"/>
    <w:rsid w:val="00B5311C"/>
    <w:rsid w:val="00B54A93"/>
    <w:rsid w:val="00B54C8A"/>
    <w:rsid w:val="00B55CA3"/>
    <w:rsid w:val="00B567EA"/>
    <w:rsid w:val="00B61577"/>
    <w:rsid w:val="00B62230"/>
    <w:rsid w:val="00B638A6"/>
    <w:rsid w:val="00B642B9"/>
    <w:rsid w:val="00B64BD1"/>
    <w:rsid w:val="00B655DC"/>
    <w:rsid w:val="00B6589F"/>
    <w:rsid w:val="00B65CD4"/>
    <w:rsid w:val="00B663FA"/>
    <w:rsid w:val="00B6666B"/>
    <w:rsid w:val="00B66D2E"/>
    <w:rsid w:val="00B7236C"/>
    <w:rsid w:val="00B72EC3"/>
    <w:rsid w:val="00B757E3"/>
    <w:rsid w:val="00B766A0"/>
    <w:rsid w:val="00B77B4C"/>
    <w:rsid w:val="00B8350D"/>
    <w:rsid w:val="00B83F03"/>
    <w:rsid w:val="00B86160"/>
    <w:rsid w:val="00B86B94"/>
    <w:rsid w:val="00B90F05"/>
    <w:rsid w:val="00B91662"/>
    <w:rsid w:val="00B9245E"/>
    <w:rsid w:val="00B94566"/>
    <w:rsid w:val="00B9646D"/>
    <w:rsid w:val="00B9685D"/>
    <w:rsid w:val="00B97BA2"/>
    <w:rsid w:val="00B97BAD"/>
    <w:rsid w:val="00B97FFD"/>
    <w:rsid w:val="00BA069A"/>
    <w:rsid w:val="00BA1D82"/>
    <w:rsid w:val="00BA2B7B"/>
    <w:rsid w:val="00BA2E37"/>
    <w:rsid w:val="00BA4009"/>
    <w:rsid w:val="00BA4360"/>
    <w:rsid w:val="00BB0675"/>
    <w:rsid w:val="00BB2117"/>
    <w:rsid w:val="00BB2241"/>
    <w:rsid w:val="00BB3392"/>
    <w:rsid w:val="00BB390F"/>
    <w:rsid w:val="00BB3DF5"/>
    <w:rsid w:val="00BB5874"/>
    <w:rsid w:val="00BB5B19"/>
    <w:rsid w:val="00BB6571"/>
    <w:rsid w:val="00BB67D7"/>
    <w:rsid w:val="00BB7457"/>
    <w:rsid w:val="00BB7BBA"/>
    <w:rsid w:val="00BC037E"/>
    <w:rsid w:val="00BC088A"/>
    <w:rsid w:val="00BC1272"/>
    <w:rsid w:val="00BC244C"/>
    <w:rsid w:val="00BC3016"/>
    <w:rsid w:val="00BC3260"/>
    <w:rsid w:val="00BC36BA"/>
    <w:rsid w:val="00BC43A2"/>
    <w:rsid w:val="00BC4E8E"/>
    <w:rsid w:val="00BC500F"/>
    <w:rsid w:val="00BC66EC"/>
    <w:rsid w:val="00BC6AE3"/>
    <w:rsid w:val="00BC731D"/>
    <w:rsid w:val="00BC7AAD"/>
    <w:rsid w:val="00BD08B5"/>
    <w:rsid w:val="00BD13C0"/>
    <w:rsid w:val="00BD1C90"/>
    <w:rsid w:val="00BD3798"/>
    <w:rsid w:val="00BD37BF"/>
    <w:rsid w:val="00BD516D"/>
    <w:rsid w:val="00BD5A2F"/>
    <w:rsid w:val="00BD5F4E"/>
    <w:rsid w:val="00BD6D07"/>
    <w:rsid w:val="00BE0069"/>
    <w:rsid w:val="00BE0BAD"/>
    <w:rsid w:val="00BE0BC0"/>
    <w:rsid w:val="00BE27BF"/>
    <w:rsid w:val="00BE2D78"/>
    <w:rsid w:val="00BE4B53"/>
    <w:rsid w:val="00BE504D"/>
    <w:rsid w:val="00BE700E"/>
    <w:rsid w:val="00BF0BE8"/>
    <w:rsid w:val="00BF1B52"/>
    <w:rsid w:val="00BF699D"/>
    <w:rsid w:val="00BF6B1A"/>
    <w:rsid w:val="00BF6C16"/>
    <w:rsid w:val="00BF6EA8"/>
    <w:rsid w:val="00BF77FC"/>
    <w:rsid w:val="00BF7A76"/>
    <w:rsid w:val="00C015B1"/>
    <w:rsid w:val="00C01EAC"/>
    <w:rsid w:val="00C0296F"/>
    <w:rsid w:val="00C02D6F"/>
    <w:rsid w:val="00C0307F"/>
    <w:rsid w:val="00C03B19"/>
    <w:rsid w:val="00C060FE"/>
    <w:rsid w:val="00C0670B"/>
    <w:rsid w:val="00C071EB"/>
    <w:rsid w:val="00C07F52"/>
    <w:rsid w:val="00C10B62"/>
    <w:rsid w:val="00C10C54"/>
    <w:rsid w:val="00C114AC"/>
    <w:rsid w:val="00C11589"/>
    <w:rsid w:val="00C12B91"/>
    <w:rsid w:val="00C12E91"/>
    <w:rsid w:val="00C152F2"/>
    <w:rsid w:val="00C1680C"/>
    <w:rsid w:val="00C16A53"/>
    <w:rsid w:val="00C174AA"/>
    <w:rsid w:val="00C1786E"/>
    <w:rsid w:val="00C17A44"/>
    <w:rsid w:val="00C208AA"/>
    <w:rsid w:val="00C22C71"/>
    <w:rsid w:val="00C22EBE"/>
    <w:rsid w:val="00C23091"/>
    <w:rsid w:val="00C239DF"/>
    <w:rsid w:val="00C2565D"/>
    <w:rsid w:val="00C25F39"/>
    <w:rsid w:val="00C2692F"/>
    <w:rsid w:val="00C26D23"/>
    <w:rsid w:val="00C26D96"/>
    <w:rsid w:val="00C32E05"/>
    <w:rsid w:val="00C33942"/>
    <w:rsid w:val="00C356ED"/>
    <w:rsid w:val="00C356F8"/>
    <w:rsid w:val="00C36435"/>
    <w:rsid w:val="00C36BF5"/>
    <w:rsid w:val="00C36E13"/>
    <w:rsid w:val="00C36F2C"/>
    <w:rsid w:val="00C37090"/>
    <w:rsid w:val="00C373C8"/>
    <w:rsid w:val="00C405B1"/>
    <w:rsid w:val="00C41D03"/>
    <w:rsid w:val="00C43983"/>
    <w:rsid w:val="00C44743"/>
    <w:rsid w:val="00C452CA"/>
    <w:rsid w:val="00C456E8"/>
    <w:rsid w:val="00C466A7"/>
    <w:rsid w:val="00C46EC1"/>
    <w:rsid w:val="00C476B9"/>
    <w:rsid w:val="00C51338"/>
    <w:rsid w:val="00C514C7"/>
    <w:rsid w:val="00C51C8C"/>
    <w:rsid w:val="00C51CE3"/>
    <w:rsid w:val="00C53725"/>
    <w:rsid w:val="00C54077"/>
    <w:rsid w:val="00C546AC"/>
    <w:rsid w:val="00C55A1B"/>
    <w:rsid w:val="00C609F3"/>
    <w:rsid w:val="00C60CC8"/>
    <w:rsid w:val="00C64EEC"/>
    <w:rsid w:val="00C65055"/>
    <w:rsid w:val="00C66CC8"/>
    <w:rsid w:val="00C67DE9"/>
    <w:rsid w:val="00C70433"/>
    <w:rsid w:val="00C70E71"/>
    <w:rsid w:val="00C71658"/>
    <w:rsid w:val="00C71F2F"/>
    <w:rsid w:val="00C72485"/>
    <w:rsid w:val="00C73497"/>
    <w:rsid w:val="00C734FF"/>
    <w:rsid w:val="00C738D8"/>
    <w:rsid w:val="00C741D7"/>
    <w:rsid w:val="00C748C7"/>
    <w:rsid w:val="00C770EB"/>
    <w:rsid w:val="00C80317"/>
    <w:rsid w:val="00C81317"/>
    <w:rsid w:val="00C8292B"/>
    <w:rsid w:val="00C82953"/>
    <w:rsid w:val="00C834FF"/>
    <w:rsid w:val="00C848A6"/>
    <w:rsid w:val="00C85B88"/>
    <w:rsid w:val="00C86C1A"/>
    <w:rsid w:val="00C90E6D"/>
    <w:rsid w:val="00C90F52"/>
    <w:rsid w:val="00C91225"/>
    <w:rsid w:val="00C91FC3"/>
    <w:rsid w:val="00C922EC"/>
    <w:rsid w:val="00C93EF8"/>
    <w:rsid w:val="00C94D0A"/>
    <w:rsid w:val="00C958EF"/>
    <w:rsid w:val="00C960E1"/>
    <w:rsid w:val="00C962D6"/>
    <w:rsid w:val="00C97094"/>
    <w:rsid w:val="00C97D22"/>
    <w:rsid w:val="00CA0312"/>
    <w:rsid w:val="00CA289B"/>
    <w:rsid w:val="00CA2C47"/>
    <w:rsid w:val="00CA5BE3"/>
    <w:rsid w:val="00CA613B"/>
    <w:rsid w:val="00CA7DFD"/>
    <w:rsid w:val="00CB025C"/>
    <w:rsid w:val="00CB0B3D"/>
    <w:rsid w:val="00CB0F26"/>
    <w:rsid w:val="00CB1055"/>
    <w:rsid w:val="00CB1578"/>
    <w:rsid w:val="00CB182B"/>
    <w:rsid w:val="00CB1C67"/>
    <w:rsid w:val="00CB2B24"/>
    <w:rsid w:val="00CB2B7C"/>
    <w:rsid w:val="00CB4210"/>
    <w:rsid w:val="00CB57A2"/>
    <w:rsid w:val="00CB5D07"/>
    <w:rsid w:val="00CB67F9"/>
    <w:rsid w:val="00CB74DA"/>
    <w:rsid w:val="00CB7E8B"/>
    <w:rsid w:val="00CC0212"/>
    <w:rsid w:val="00CC03E9"/>
    <w:rsid w:val="00CC0A1D"/>
    <w:rsid w:val="00CC114C"/>
    <w:rsid w:val="00CC1AF4"/>
    <w:rsid w:val="00CC20E3"/>
    <w:rsid w:val="00CC21E1"/>
    <w:rsid w:val="00CC2408"/>
    <w:rsid w:val="00CC2984"/>
    <w:rsid w:val="00CC44F4"/>
    <w:rsid w:val="00CC6BF9"/>
    <w:rsid w:val="00CC76E1"/>
    <w:rsid w:val="00CC7995"/>
    <w:rsid w:val="00CD136D"/>
    <w:rsid w:val="00CD175C"/>
    <w:rsid w:val="00CD2FF4"/>
    <w:rsid w:val="00CD3D26"/>
    <w:rsid w:val="00CD4444"/>
    <w:rsid w:val="00CD4FEB"/>
    <w:rsid w:val="00CD5C63"/>
    <w:rsid w:val="00CD68FB"/>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3FBA"/>
    <w:rsid w:val="00CF4CB9"/>
    <w:rsid w:val="00CF52BB"/>
    <w:rsid w:val="00CF5944"/>
    <w:rsid w:val="00CF63E6"/>
    <w:rsid w:val="00CF702C"/>
    <w:rsid w:val="00CF7587"/>
    <w:rsid w:val="00CF7C68"/>
    <w:rsid w:val="00D01553"/>
    <w:rsid w:val="00D01D1E"/>
    <w:rsid w:val="00D02870"/>
    <w:rsid w:val="00D03440"/>
    <w:rsid w:val="00D05253"/>
    <w:rsid w:val="00D05BEF"/>
    <w:rsid w:val="00D066C0"/>
    <w:rsid w:val="00D113D1"/>
    <w:rsid w:val="00D1162A"/>
    <w:rsid w:val="00D132B9"/>
    <w:rsid w:val="00D14FFE"/>
    <w:rsid w:val="00D15C51"/>
    <w:rsid w:val="00D1656A"/>
    <w:rsid w:val="00D17A7F"/>
    <w:rsid w:val="00D2108F"/>
    <w:rsid w:val="00D21779"/>
    <w:rsid w:val="00D219C6"/>
    <w:rsid w:val="00D21CC1"/>
    <w:rsid w:val="00D233FE"/>
    <w:rsid w:val="00D2394F"/>
    <w:rsid w:val="00D25020"/>
    <w:rsid w:val="00D26F96"/>
    <w:rsid w:val="00D27354"/>
    <w:rsid w:val="00D31B8B"/>
    <w:rsid w:val="00D32438"/>
    <w:rsid w:val="00D32539"/>
    <w:rsid w:val="00D32E10"/>
    <w:rsid w:val="00D33ADC"/>
    <w:rsid w:val="00D33C21"/>
    <w:rsid w:val="00D346C6"/>
    <w:rsid w:val="00D34F4F"/>
    <w:rsid w:val="00D35BBA"/>
    <w:rsid w:val="00D37340"/>
    <w:rsid w:val="00D4023D"/>
    <w:rsid w:val="00D4028B"/>
    <w:rsid w:val="00D42AEE"/>
    <w:rsid w:val="00D448B3"/>
    <w:rsid w:val="00D455E7"/>
    <w:rsid w:val="00D46335"/>
    <w:rsid w:val="00D46996"/>
    <w:rsid w:val="00D46A22"/>
    <w:rsid w:val="00D50114"/>
    <w:rsid w:val="00D50845"/>
    <w:rsid w:val="00D5572D"/>
    <w:rsid w:val="00D55FE5"/>
    <w:rsid w:val="00D56463"/>
    <w:rsid w:val="00D56F09"/>
    <w:rsid w:val="00D61B78"/>
    <w:rsid w:val="00D63F70"/>
    <w:rsid w:val="00D64958"/>
    <w:rsid w:val="00D67254"/>
    <w:rsid w:val="00D672F6"/>
    <w:rsid w:val="00D67D6C"/>
    <w:rsid w:val="00D703A0"/>
    <w:rsid w:val="00D7208B"/>
    <w:rsid w:val="00D72720"/>
    <w:rsid w:val="00D7345E"/>
    <w:rsid w:val="00D73533"/>
    <w:rsid w:val="00D74501"/>
    <w:rsid w:val="00D77330"/>
    <w:rsid w:val="00D77F2B"/>
    <w:rsid w:val="00D82DB1"/>
    <w:rsid w:val="00D833C2"/>
    <w:rsid w:val="00D86E54"/>
    <w:rsid w:val="00D912A9"/>
    <w:rsid w:val="00D9206F"/>
    <w:rsid w:val="00D92AE8"/>
    <w:rsid w:val="00D93AAE"/>
    <w:rsid w:val="00D93F09"/>
    <w:rsid w:val="00D9509D"/>
    <w:rsid w:val="00D962CF"/>
    <w:rsid w:val="00D963C3"/>
    <w:rsid w:val="00D96B62"/>
    <w:rsid w:val="00D96B64"/>
    <w:rsid w:val="00D975ED"/>
    <w:rsid w:val="00D978ED"/>
    <w:rsid w:val="00D979CD"/>
    <w:rsid w:val="00D97F14"/>
    <w:rsid w:val="00DA2091"/>
    <w:rsid w:val="00DA3447"/>
    <w:rsid w:val="00DA5388"/>
    <w:rsid w:val="00DA58D4"/>
    <w:rsid w:val="00DA5C93"/>
    <w:rsid w:val="00DA6B7E"/>
    <w:rsid w:val="00DB0273"/>
    <w:rsid w:val="00DB052A"/>
    <w:rsid w:val="00DB2C12"/>
    <w:rsid w:val="00DB2F1F"/>
    <w:rsid w:val="00DB33E8"/>
    <w:rsid w:val="00DB396A"/>
    <w:rsid w:val="00DB41CE"/>
    <w:rsid w:val="00DB4552"/>
    <w:rsid w:val="00DB4878"/>
    <w:rsid w:val="00DB5247"/>
    <w:rsid w:val="00DB5735"/>
    <w:rsid w:val="00DB76E6"/>
    <w:rsid w:val="00DC0512"/>
    <w:rsid w:val="00DC05AA"/>
    <w:rsid w:val="00DC060C"/>
    <w:rsid w:val="00DC16CC"/>
    <w:rsid w:val="00DC2199"/>
    <w:rsid w:val="00DC2809"/>
    <w:rsid w:val="00DC2D8D"/>
    <w:rsid w:val="00DC37D1"/>
    <w:rsid w:val="00DC6353"/>
    <w:rsid w:val="00DC70B1"/>
    <w:rsid w:val="00DC7271"/>
    <w:rsid w:val="00DD0738"/>
    <w:rsid w:val="00DD0A1D"/>
    <w:rsid w:val="00DD148C"/>
    <w:rsid w:val="00DD1647"/>
    <w:rsid w:val="00DD2C2A"/>
    <w:rsid w:val="00DD35DA"/>
    <w:rsid w:val="00DD39CB"/>
    <w:rsid w:val="00DD4D79"/>
    <w:rsid w:val="00DD527B"/>
    <w:rsid w:val="00DD75E7"/>
    <w:rsid w:val="00DE09F8"/>
    <w:rsid w:val="00DE2347"/>
    <w:rsid w:val="00DE33E7"/>
    <w:rsid w:val="00DE3C84"/>
    <w:rsid w:val="00DE4038"/>
    <w:rsid w:val="00DE4C2E"/>
    <w:rsid w:val="00DE4D43"/>
    <w:rsid w:val="00DE5480"/>
    <w:rsid w:val="00DE6336"/>
    <w:rsid w:val="00DE635F"/>
    <w:rsid w:val="00DE6A10"/>
    <w:rsid w:val="00DE6FC5"/>
    <w:rsid w:val="00DE74AA"/>
    <w:rsid w:val="00DE7A37"/>
    <w:rsid w:val="00DF1D1D"/>
    <w:rsid w:val="00DF2AFD"/>
    <w:rsid w:val="00DF35CF"/>
    <w:rsid w:val="00DF3C45"/>
    <w:rsid w:val="00DF50BB"/>
    <w:rsid w:val="00DF5988"/>
    <w:rsid w:val="00DF59C8"/>
    <w:rsid w:val="00DF59DC"/>
    <w:rsid w:val="00DF6453"/>
    <w:rsid w:val="00DF7708"/>
    <w:rsid w:val="00E0042C"/>
    <w:rsid w:val="00E01D9A"/>
    <w:rsid w:val="00E01DE4"/>
    <w:rsid w:val="00E022D5"/>
    <w:rsid w:val="00E03A71"/>
    <w:rsid w:val="00E04204"/>
    <w:rsid w:val="00E044FA"/>
    <w:rsid w:val="00E046BD"/>
    <w:rsid w:val="00E04AE6"/>
    <w:rsid w:val="00E0529A"/>
    <w:rsid w:val="00E053F9"/>
    <w:rsid w:val="00E0595E"/>
    <w:rsid w:val="00E07230"/>
    <w:rsid w:val="00E0729C"/>
    <w:rsid w:val="00E07495"/>
    <w:rsid w:val="00E07B8F"/>
    <w:rsid w:val="00E12272"/>
    <w:rsid w:val="00E13840"/>
    <w:rsid w:val="00E13E50"/>
    <w:rsid w:val="00E152CF"/>
    <w:rsid w:val="00E1590F"/>
    <w:rsid w:val="00E1655C"/>
    <w:rsid w:val="00E1675C"/>
    <w:rsid w:val="00E16E52"/>
    <w:rsid w:val="00E17BF3"/>
    <w:rsid w:val="00E20803"/>
    <w:rsid w:val="00E20E4F"/>
    <w:rsid w:val="00E23465"/>
    <w:rsid w:val="00E23C12"/>
    <w:rsid w:val="00E24AFC"/>
    <w:rsid w:val="00E266EE"/>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474F"/>
    <w:rsid w:val="00E45E2B"/>
    <w:rsid w:val="00E46732"/>
    <w:rsid w:val="00E470AA"/>
    <w:rsid w:val="00E5003B"/>
    <w:rsid w:val="00E50E53"/>
    <w:rsid w:val="00E5350C"/>
    <w:rsid w:val="00E53571"/>
    <w:rsid w:val="00E5361F"/>
    <w:rsid w:val="00E5518E"/>
    <w:rsid w:val="00E553ED"/>
    <w:rsid w:val="00E558A6"/>
    <w:rsid w:val="00E61462"/>
    <w:rsid w:val="00E61692"/>
    <w:rsid w:val="00E62351"/>
    <w:rsid w:val="00E64D5A"/>
    <w:rsid w:val="00E65289"/>
    <w:rsid w:val="00E65ED1"/>
    <w:rsid w:val="00E67B80"/>
    <w:rsid w:val="00E71200"/>
    <w:rsid w:val="00E71D10"/>
    <w:rsid w:val="00E73D8A"/>
    <w:rsid w:val="00E75A96"/>
    <w:rsid w:val="00E77091"/>
    <w:rsid w:val="00E77140"/>
    <w:rsid w:val="00E7741F"/>
    <w:rsid w:val="00E77886"/>
    <w:rsid w:val="00E77EF7"/>
    <w:rsid w:val="00E807FD"/>
    <w:rsid w:val="00E82934"/>
    <w:rsid w:val="00E830F1"/>
    <w:rsid w:val="00E8524D"/>
    <w:rsid w:val="00E8774D"/>
    <w:rsid w:val="00E87FBB"/>
    <w:rsid w:val="00E91858"/>
    <w:rsid w:val="00E92B48"/>
    <w:rsid w:val="00E92D4D"/>
    <w:rsid w:val="00E9308D"/>
    <w:rsid w:val="00E94619"/>
    <w:rsid w:val="00E95D3B"/>
    <w:rsid w:val="00E976DD"/>
    <w:rsid w:val="00EA3036"/>
    <w:rsid w:val="00EA350A"/>
    <w:rsid w:val="00EA63DD"/>
    <w:rsid w:val="00EA6777"/>
    <w:rsid w:val="00EA707C"/>
    <w:rsid w:val="00EA783D"/>
    <w:rsid w:val="00EA7D31"/>
    <w:rsid w:val="00EA7F6F"/>
    <w:rsid w:val="00EB0707"/>
    <w:rsid w:val="00EB09C7"/>
    <w:rsid w:val="00EB10C1"/>
    <w:rsid w:val="00EB111F"/>
    <w:rsid w:val="00EB13A5"/>
    <w:rsid w:val="00EB3B70"/>
    <w:rsid w:val="00EB6928"/>
    <w:rsid w:val="00EB6F93"/>
    <w:rsid w:val="00EB7359"/>
    <w:rsid w:val="00EC1A83"/>
    <w:rsid w:val="00EC2248"/>
    <w:rsid w:val="00EC24A6"/>
    <w:rsid w:val="00EC3133"/>
    <w:rsid w:val="00EC3986"/>
    <w:rsid w:val="00EC3EB5"/>
    <w:rsid w:val="00EC43D9"/>
    <w:rsid w:val="00EC4F42"/>
    <w:rsid w:val="00EC5A0F"/>
    <w:rsid w:val="00EC639B"/>
    <w:rsid w:val="00EC6B05"/>
    <w:rsid w:val="00ED0BAB"/>
    <w:rsid w:val="00ED1587"/>
    <w:rsid w:val="00ED259C"/>
    <w:rsid w:val="00ED29FC"/>
    <w:rsid w:val="00ED2E82"/>
    <w:rsid w:val="00ED39C8"/>
    <w:rsid w:val="00ED5303"/>
    <w:rsid w:val="00ED553C"/>
    <w:rsid w:val="00EE003D"/>
    <w:rsid w:val="00EE017B"/>
    <w:rsid w:val="00EE06BD"/>
    <w:rsid w:val="00EE0A06"/>
    <w:rsid w:val="00EE1547"/>
    <w:rsid w:val="00EE38DD"/>
    <w:rsid w:val="00EE3BB2"/>
    <w:rsid w:val="00EE4D07"/>
    <w:rsid w:val="00EE5F89"/>
    <w:rsid w:val="00EF04E9"/>
    <w:rsid w:val="00EF06DD"/>
    <w:rsid w:val="00EF1DA1"/>
    <w:rsid w:val="00EF1EF1"/>
    <w:rsid w:val="00EF206E"/>
    <w:rsid w:val="00EF3CAB"/>
    <w:rsid w:val="00EF48EB"/>
    <w:rsid w:val="00EF4F07"/>
    <w:rsid w:val="00EF582A"/>
    <w:rsid w:val="00EF59B9"/>
    <w:rsid w:val="00EF689C"/>
    <w:rsid w:val="00EF7EF7"/>
    <w:rsid w:val="00F01330"/>
    <w:rsid w:val="00F016E1"/>
    <w:rsid w:val="00F01A9D"/>
    <w:rsid w:val="00F01CCC"/>
    <w:rsid w:val="00F02752"/>
    <w:rsid w:val="00F04883"/>
    <w:rsid w:val="00F0564D"/>
    <w:rsid w:val="00F05F62"/>
    <w:rsid w:val="00F06767"/>
    <w:rsid w:val="00F0773F"/>
    <w:rsid w:val="00F1504E"/>
    <w:rsid w:val="00F16B30"/>
    <w:rsid w:val="00F17A15"/>
    <w:rsid w:val="00F17DE7"/>
    <w:rsid w:val="00F204D0"/>
    <w:rsid w:val="00F20EA0"/>
    <w:rsid w:val="00F22ACB"/>
    <w:rsid w:val="00F2582F"/>
    <w:rsid w:val="00F2663A"/>
    <w:rsid w:val="00F26C02"/>
    <w:rsid w:val="00F26C3E"/>
    <w:rsid w:val="00F26F18"/>
    <w:rsid w:val="00F3050C"/>
    <w:rsid w:val="00F30840"/>
    <w:rsid w:val="00F30A1B"/>
    <w:rsid w:val="00F31306"/>
    <w:rsid w:val="00F3162B"/>
    <w:rsid w:val="00F31680"/>
    <w:rsid w:val="00F31805"/>
    <w:rsid w:val="00F31922"/>
    <w:rsid w:val="00F32BE7"/>
    <w:rsid w:val="00F331B1"/>
    <w:rsid w:val="00F3332F"/>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DF4"/>
    <w:rsid w:val="00F4270B"/>
    <w:rsid w:val="00F43849"/>
    <w:rsid w:val="00F442E1"/>
    <w:rsid w:val="00F444A0"/>
    <w:rsid w:val="00F449F7"/>
    <w:rsid w:val="00F45124"/>
    <w:rsid w:val="00F45C38"/>
    <w:rsid w:val="00F46482"/>
    <w:rsid w:val="00F47B90"/>
    <w:rsid w:val="00F47C89"/>
    <w:rsid w:val="00F51A82"/>
    <w:rsid w:val="00F52F6D"/>
    <w:rsid w:val="00F539B6"/>
    <w:rsid w:val="00F542C0"/>
    <w:rsid w:val="00F5460A"/>
    <w:rsid w:val="00F54757"/>
    <w:rsid w:val="00F5487A"/>
    <w:rsid w:val="00F5565D"/>
    <w:rsid w:val="00F55F21"/>
    <w:rsid w:val="00F569F9"/>
    <w:rsid w:val="00F56EA5"/>
    <w:rsid w:val="00F56EE4"/>
    <w:rsid w:val="00F57FE1"/>
    <w:rsid w:val="00F601DB"/>
    <w:rsid w:val="00F604D1"/>
    <w:rsid w:val="00F6060B"/>
    <w:rsid w:val="00F60B52"/>
    <w:rsid w:val="00F60FC9"/>
    <w:rsid w:val="00F6120E"/>
    <w:rsid w:val="00F61C17"/>
    <w:rsid w:val="00F622B2"/>
    <w:rsid w:val="00F62C85"/>
    <w:rsid w:val="00F6385D"/>
    <w:rsid w:val="00F65200"/>
    <w:rsid w:val="00F66B39"/>
    <w:rsid w:val="00F71E89"/>
    <w:rsid w:val="00F74FFC"/>
    <w:rsid w:val="00F77834"/>
    <w:rsid w:val="00F80CE5"/>
    <w:rsid w:val="00F81F46"/>
    <w:rsid w:val="00F8239E"/>
    <w:rsid w:val="00F82425"/>
    <w:rsid w:val="00F82610"/>
    <w:rsid w:val="00F82DAD"/>
    <w:rsid w:val="00F8348A"/>
    <w:rsid w:val="00F83D7E"/>
    <w:rsid w:val="00F86FE7"/>
    <w:rsid w:val="00F873D7"/>
    <w:rsid w:val="00F907C7"/>
    <w:rsid w:val="00F91092"/>
    <w:rsid w:val="00F92015"/>
    <w:rsid w:val="00F935D0"/>
    <w:rsid w:val="00F9362E"/>
    <w:rsid w:val="00F9503D"/>
    <w:rsid w:val="00F960C1"/>
    <w:rsid w:val="00F97229"/>
    <w:rsid w:val="00FA2576"/>
    <w:rsid w:val="00FA26A3"/>
    <w:rsid w:val="00FA32F7"/>
    <w:rsid w:val="00FA373A"/>
    <w:rsid w:val="00FA4FD7"/>
    <w:rsid w:val="00FA58AA"/>
    <w:rsid w:val="00FA5AD2"/>
    <w:rsid w:val="00FA64DA"/>
    <w:rsid w:val="00FA674D"/>
    <w:rsid w:val="00FA68A2"/>
    <w:rsid w:val="00FA722A"/>
    <w:rsid w:val="00FB007F"/>
    <w:rsid w:val="00FB05B3"/>
    <w:rsid w:val="00FB16F9"/>
    <w:rsid w:val="00FB1AFC"/>
    <w:rsid w:val="00FB1B82"/>
    <w:rsid w:val="00FB1E8A"/>
    <w:rsid w:val="00FB2DA2"/>
    <w:rsid w:val="00FB30B4"/>
    <w:rsid w:val="00FB357E"/>
    <w:rsid w:val="00FB436F"/>
    <w:rsid w:val="00FB43C4"/>
    <w:rsid w:val="00FB46B4"/>
    <w:rsid w:val="00FB4CBF"/>
    <w:rsid w:val="00FB596D"/>
    <w:rsid w:val="00FB66B3"/>
    <w:rsid w:val="00FB70CC"/>
    <w:rsid w:val="00FB71EC"/>
    <w:rsid w:val="00FC293C"/>
    <w:rsid w:val="00FC2AAE"/>
    <w:rsid w:val="00FC3B39"/>
    <w:rsid w:val="00FC3DFB"/>
    <w:rsid w:val="00FC4983"/>
    <w:rsid w:val="00FC51F6"/>
    <w:rsid w:val="00FC5417"/>
    <w:rsid w:val="00FC5A5F"/>
    <w:rsid w:val="00FC5C53"/>
    <w:rsid w:val="00FD006B"/>
    <w:rsid w:val="00FD3B64"/>
    <w:rsid w:val="00FD3D60"/>
    <w:rsid w:val="00FD43CE"/>
    <w:rsid w:val="00FD45F8"/>
    <w:rsid w:val="00FD5455"/>
    <w:rsid w:val="00FD5B94"/>
    <w:rsid w:val="00FD7168"/>
    <w:rsid w:val="00FD7F52"/>
    <w:rsid w:val="00FE14CC"/>
    <w:rsid w:val="00FE1A40"/>
    <w:rsid w:val="00FE1FAF"/>
    <w:rsid w:val="00FE353F"/>
    <w:rsid w:val="00FE3668"/>
    <w:rsid w:val="00FE40D7"/>
    <w:rsid w:val="00FE4850"/>
    <w:rsid w:val="00FE4947"/>
    <w:rsid w:val="00FE4D25"/>
    <w:rsid w:val="00FE7C15"/>
    <w:rsid w:val="00FF0E1B"/>
    <w:rsid w:val="00FF2B1C"/>
    <w:rsid w:val="00FF3A29"/>
    <w:rsid w:val="00FF3BCB"/>
    <w:rsid w:val="00FF46D3"/>
    <w:rsid w:val="00FF4E0D"/>
    <w:rsid w:val="00FF5B6C"/>
    <w:rsid w:val="00FF65A9"/>
    <w:rsid w:val="00FF69A9"/>
    <w:rsid w:val="00FF6BD6"/>
    <w:rsid w:val="00FF76CC"/>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 w:type="paragraph" w:styleId="Revision">
    <w:name w:val="Revision"/>
    <w:hidden/>
    <w:rsid w:val="006B3831"/>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4.bin"/><Relationship Id="rId42" Type="http://schemas.openxmlformats.org/officeDocument/2006/relationships/oleObject" Target="embeddings/oleObject13.bin"/><Relationship Id="rId47" Type="http://schemas.openxmlformats.org/officeDocument/2006/relationships/image" Target="media/image22.wmf"/><Relationship Id="rId63" Type="http://schemas.openxmlformats.org/officeDocument/2006/relationships/image" Target="media/image31.wmf"/><Relationship Id="rId68" Type="http://schemas.openxmlformats.org/officeDocument/2006/relationships/oleObject" Target="embeddings/oleObject25.bin"/><Relationship Id="rId84" Type="http://schemas.openxmlformats.org/officeDocument/2006/relationships/fontTable" Target="fontTable.xml"/><Relationship Id="rId16" Type="http://schemas.openxmlformats.org/officeDocument/2006/relationships/image" Target="media/image4.wmf"/><Relationship Id="rId11" Type="http://schemas.openxmlformats.org/officeDocument/2006/relationships/image" Target="media/image1.png"/><Relationship Id="rId32" Type="http://schemas.openxmlformats.org/officeDocument/2006/relationships/oleObject" Target="embeddings/oleObject9.bin"/><Relationship Id="rId37" Type="http://schemas.openxmlformats.org/officeDocument/2006/relationships/image" Target="media/image16.emf"/><Relationship Id="rId53" Type="http://schemas.openxmlformats.org/officeDocument/2006/relationships/oleObject" Target="embeddings/oleObject19.bin"/><Relationship Id="rId58" Type="http://schemas.openxmlformats.org/officeDocument/2006/relationships/image" Target="media/image28.wmf"/><Relationship Id="rId74" Type="http://schemas.openxmlformats.org/officeDocument/2006/relationships/oleObject" Target="embeddings/oleObject28.bin"/><Relationship Id="rId79" Type="http://schemas.openxmlformats.org/officeDocument/2006/relationships/image" Target="media/image39.emf"/><Relationship Id="rId5" Type="http://schemas.openxmlformats.org/officeDocument/2006/relationships/webSettings" Target="webSettings.xml"/><Relationship Id="rId19" Type="http://schemas.openxmlformats.org/officeDocument/2006/relationships/image" Target="media/image6.svg"/><Relationship Id="rId14" Type="http://schemas.openxmlformats.org/officeDocument/2006/relationships/image" Target="media/image3.wmf"/><Relationship Id="rId22" Type="http://schemas.openxmlformats.org/officeDocument/2006/relationships/image" Target="media/image8.w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15.wmf"/><Relationship Id="rId43" Type="http://schemas.openxmlformats.org/officeDocument/2006/relationships/image" Target="media/image20.wmf"/><Relationship Id="rId48" Type="http://schemas.openxmlformats.org/officeDocument/2006/relationships/oleObject" Target="embeddings/oleObject16.bin"/><Relationship Id="rId56" Type="http://schemas.openxmlformats.org/officeDocument/2006/relationships/image" Target="media/image26.emf"/><Relationship Id="rId64" Type="http://schemas.openxmlformats.org/officeDocument/2006/relationships/oleObject" Target="embeddings/oleObject23.bin"/><Relationship Id="rId69" Type="http://schemas.openxmlformats.org/officeDocument/2006/relationships/image" Target="media/image34.wmf"/><Relationship Id="rId77" Type="http://schemas.openxmlformats.org/officeDocument/2006/relationships/image" Target="media/image38.wmf"/><Relationship Id="rId8" Type="http://schemas.openxmlformats.org/officeDocument/2006/relationships/comments" Target="comments.xml"/><Relationship Id="rId51" Type="http://schemas.openxmlformats.org/officeDocument/2006/relationships/oleObject" Target="embeddings/oleObject18.bin"/><Relationship Id="rId72" Type="http://schemas.openxmlformats.org/officeDocument/2006/relationships/oleObject" Target="embeddings/oleObject27.bin"/><Relationship Id="rId80" Type="http://schemas.openxmlformats.org/officeDocument/2006/relationships/image" Target="media/image40.emf"/><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image" Target="media/image14.wmf"/><Relationship Id="rId38" Type="http://schemas.openxmlformats.org/officeDocument/2006/relationships/image" Target="media/image17.emf"/><Relationship Id="rId46" Type="http://schemas.openxmlformats.org/officeDocument/2006/relationships/oleObject" Target="embeddings/oleObject15.bin"/><Relationship Id="rId59" Type="http://schemas.openxmlformats.org/officeDocument/2006/relationships/oleObject" Target="embeddings/oleObject21.bin"/><Relationship Id="rId67" Type="http://schemas.openxmlformats.org/officeDocument/2006/relationships/image" Target="media/image33.wmf"/><Relationship Id="rId20" Type="http://schemas.openxmlformats.org/officeDocument/2006/relationships/image" Target="media/image7.wmf"/><Relationship Id="rId41" Type="http://schemas.openxmlformats.org/officeDocument/2006/relationships/image" Target="media/image19.wmf"/><Relationship Id="rId54" Type="http://schemas.openxmlformats.org/officeDocument/2006/relationships/image" Target="media/image25.wmf"/><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image" Target="media/image37.wmf"/><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oleObject" Target="embeddings/oleObject11.bin"/><Relationship Id="rId49" Type="http://schemas.openxmlformats.org/officeDocument/2006/relationships/oleObject" Target="embeddings/oleObject17.bin"/><Relationship Id="rId57" Type="http://schemas.openxmlformats.org/officeDocument/2006/relationships/image" Target="media/image27.emf"/><Relationship Id="rId10" Type="http://schemas.microsoft.com/office/2016/09/relationships/commentsIds" Target="commentsIds.xml"/><Relationship Id="rId31" Type="http://schemas.openxmlformats.org/officeDocument/2006/relationships/image" Target="media/image13.wmf"/><Relationship Id="rId44" Type="http://schemas.openxmlformats.org/officeDocument/2006/relationships/oleObject" Target="embeddings/oleObject14.bin"/><Relationship Id="rId52" Type="http://schemas.openxmlformats.org/officeDocument/2006/relationships/image" Target="media/image24.wmf"/><Relationship Id="rId60" Type="http://schemas.openxmlformats.org/officeDocument/2006/relationships/image" Target="media/image29.emf"/><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0.bin"/><Relationship Id="rId81" Type="http://schemas.openxmlformats.org/officeDocument/2006/relationships/image" Target="media/image41.emf"/><Relationship Id="rId86"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image" Target="media/image18.wmf"/><Relationship Id="rId34" Type="http://schemas.openxmlformats.org/officeDocument/2006/relationships/oleObject" Target="embeddings/oleObject10.bin"/><Relationship Id="rId50" Type="http://schemas.openxmlformats.org/officeDocument/2006/relationships/image" Target="media/image23.wmf"/><Relationship Id="rId55" Type="http://schemas.openxmlformats.org/officeDocument/2006/relationships/oleObject" Target="embeddings/oleObject20.bin"/><Relationship Id="rId76" Type="http://schemas.openxmlformats.org/officeDocument/2006/relationships/oleObject" Target="embeddings/oleObject29.bin"/><Relationship Id="rId7" Type="http://schemas.openxmlformats.org/officeDocument/2006/relationships/endnotes" Target="endnotes.xml"/><Relationship Id="rId71" Type="http://schemas.openxmlformats.org/officeDocument/2006/relationships/image" Target="media/image35.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oleObject" Target="embeddings/oleObject12.bin"/><Relationship Id="rId45" Type="http://schemas.openxmlformats.org/officeDocument/2006/relationships/image" Target="media/image21.wmf"/><Relationship Id="rId66" Type="http://schemas.openxmlformats.org/officeDocument/2006/relationships/oleObject" Target="embeddings/oleObject24.bin"/><Relationship Id="rId61" Type="http://schemas.openxmlformats.org/officeDocument/2006/relationships/image" Target="media/image30.wmf"/><Relationship Id="rId82" Type="http://schemas.openxmlformats.org/officeDocument/2006/relationships/image" Target="media/image42.png"/></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88F1C3-E857-F24A-8B19-B8FA6E89C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4705</TotalTime>
  <Pages>7</Pages>
  <Words>12358</Words>
  <Characters>70445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82638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1220</cp:revision>
  <cp:lastPrinted>2021-04-13T21:50:00Z</cp:lastPrinted>
  <dcterms:created xsi:type="dcterms:W3CDTF">2021-04-08T12:34:00Z</dcterms:created>
  <dcterms:modified xsi:type="dcterms:W3CDTF">2021-04-19T05:01:00Z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